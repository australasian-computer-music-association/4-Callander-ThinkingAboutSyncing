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39035" w14:textId="2A2BE446" w:rsidR="00D66B55" w:rsidRPr="00014C50" w:rsidRDefault="00856DDE" w:rsidP="00D8289F">
      <w:pPr>
        <w:jc w:val="center"/>
        <w:rPr>
          <w:rFonts w:ascii="Arial" w:hAnsi="Arial" w:cs="Arial"/>
          <w:b/>
          <w:bCs/>
        </w:rPr>
      </w:pPr>
      <w:r w:rsidRPr="00014C50">
        <w:rPr>
          <w:rFonts w:ascii="Arial" w:hAnsi="Arial" w:cs="Arial"/>
          <w:b/>
          <w:bCs/>
        </w:rPr>
        <w:t>Thinking About Syncing</w:t>
      </w:r>
      <w:r w:rsidR="00D66B55" w:rsidRPr="00014C50">
        <w:rPr>
          <w:rFonts w:ascii="Arial" w:hAnsi="Arial" w:cs="Arial"/>
          <w:b/>
          <w:bCs/>
        </w:rPr>
        <w:t>.</w:t>
      </w:r>
      <w:r w:rsidRPr="00014C50">
        <w:rPr>
          <w:rFonts w:ascii="Arial" w:hAnsi="Arial" w:cs="Arial"/>
          <w:b/>
          <w:bCs/>
        </w:rPr>
        <w:t xml:space="preserve"> </w:t>
      </w:r>
    </w:p>
    <w:p w14:paraId="54F31E66" w14:textId="04971DAC" w:rsidR="00856DDE" w:rsidRPr="00014C50" w:rsidRDefault="00D66B55" w:rsidP="00D8289F">
      <w:pPr>
        <w:jc w:val="center"/>
        <w:rPr>
          <w:rFonts w:ascii="Arial" w:hAnsi="Arial" w:cs="Arial"/>
        </w:rPr>
      </w:pPr>
      <w:r w:rsidRPr="00014C50">
        <w:rPr>
          <w:rFonts w:ascii="Arial" w:hAnsi="Arial" w:cs="Arial"/>
        </w:rPr>
        <w:t>E</w:t>
      </w:r>
      <w:r w:rsidR="00856DDE" w:rsidRPr="00014C50">
        <w:rPr>
          <w:rFonts w:ascii="Arial" w:hAnsi="Arial" w:cs="Arial"/>
        </w:rPr>
        <w:t>xamining the impact of 21</w:t>
      </w:r>
      <w:r w:rsidR="00856DDE" w:rsidRPr="00014C50">
        <w:rPr>
          <w:rFonts w:ascii="Arial" w:hAnsi="Arial" w:cs="Arial"/>
          <w:vertAlign w:val="superscript"/>
        </w:rPr>
        <w:t>st</w:t>
      </w:r>
      <w:r w:rsidR="00856DDE" w:rsidRPr="00014C50">
        <w:rPr>
          <w:rFonts w:ascii="Arial" w:hAnsi="Arial" w:cs="Arial"/>
        </w:rPr>
        <w:t xml:space="preserve"> century DJ technology on the production and performance of Electronic Dance Music.</w:t>
      </w:r>
    </w:p>
    <w:p w14:paraId="45CB2CFC" w14:textId="1E8991BF" w:rsidR="007F02D9" w:rsidRPr="00014C50" w:rsidRDefault="007F02D9" w:rsidP="00D8289F">
      <w:pPr>
        <w:jc w:val="center"/>
        <w:rPr>
          <w:rFonts w:ascii="Arial" w:hAnsi="Arial" w:cs="Arial"/>
        </w:rPr>
      </w:pPr>
    </w:p>
    <w:p w14:paraId="1EA909D5" w14:textId="4E3F7A25" w:rsidR="007F02D9" w:rsidRPr="00014C50" w:rsidRDefault="007F02D9" w:rsidP="00D8289F">
      <w:pPr>
        <w:jc w:val="center"/>
        <w:rPr>
          <w:rFonts w:ascii="Arial" w:hAnsi="Arial" w:cs="Arial"/>
          <w:b/>
          <w:bCs/>
        </w:rPr>
      </w:pPr>
      <w:r w:rsidRPr="00014C50">
        <w:rPr>
          <w:rFonts w:ascii="Arial" w:hAnsi="Arial" w:cs="Arial"/>
          <w:b/>
          <w:bCs/>
        </w:rPr>
        <w:t xml:space="preserve">Mike </w:t>
      </w:r>
      <w:proofErr w:type="spellStart"/>
      <w:r w:rsidRPr="00014C50">
        <w:rPr>
          <w:rFonts w:ascii="Arial" w:hAnsi="Arial" w:cs="Arial"/>
          <w:b/>
          <w:bCs/>
        </w:rPr>
        <w:t>Callander</w:t>
      </w:r>
      <w:proofErr w:type="spellEnd"/>
    </w:p>
    <w:p w14:paraId="0B593B07" w14:textId="156D9E23" w:rsidR="007F02D9" w:rsidRPr="00014C50" w:rsidRDefault="007F02D9" w:rsidP="00D8289F">
      <w:pPr>
        <w:jc w:val="center"/>
        <w:rPr>
          <w:rFonts w:ascii="Arial" w:hAnsi="Arial" w:cs="Arial"/>
        </w:rPr>
      </w:pPr>
      <w:r w:rsidRPr="00014C50">
        <w:rPr>
          <w:rFonts w:ascii="Arial" w:hAnsi="Arial" w:cs="Arial"/>
        </w:rPr>
        <w:t>University of Melbourne</w:t>
      </w:r>
    </w:p>
    <w:p w14:paraId="29585592" w14:textId="56FA1393" w:rsidR="00D8289F" w:rsidRPr="00014C50" w:rsidRDefault="00D8289F" w:rsidP="00D8289F">
      <w:pPr>
        <w:jc w:val="center"/>
        <w:rPr>
          <w:rFonts w:ascii="Arial" w:hAnsi="Arial" w:cs="Arial"/>
          <w:b/>
          <w:bCs/>
        </w:rPr>
      </w:pPr>
    </w:p>
    <w:p w14:paraId="52CDC565" w14:textId="3B1A891C" w:rsidR="009717BD" w:rsidRPr="00014C50" w:rsidRDefault="009717BD" w:rsidP="00D8289F">
      <w:pPr>
        <w:jc w:val="center"/>
        <w:rPr>
          <w:rFonts w:ascii="Arial" w:hAnsi="Arial" w:cs="Arial"/>
          <w:b/>
          <w:bCs/>
        </w:rPr>
      </w:pPr>
    </w:p>
    <w:p w14:paraId="040AD3B6" w14:textId="77777777" w:rsidR="009717BD" w:rsidRPr="00014C50" w:rsidRDefault="009717BD" w:rsidP="00D8289F">
      <w:pPr>
        <w:jc w:val="center"/>
        <w:rPr>
          <w:rFonts w:ascii="Arial" w:hAnsi="Arial" w:cs="Arial"/>
          <w:b/>
          <w:bCs/>
        </w:rPr>
      </w:pPr>
    </w:p>
    <w:p w14:paraId="0DE21D34" w14:textId="77777777" w:rsidR="00856DDE" w:rsidRPr="00B73FA8" w:rsidRDefault="00856DDE" w:rsidP="005B5B56">
      <w:pPr>
        <w:pStyle w:val="Heading1"/>
        <w:rPr>
          <w:rFonts w:cs="Arial"/>
          <w:sz w:val="24"/>
          <w:szCs w:val="24"/>
        </w:rPr>
      </w:pPr>
      <w:bookmarkStart w:id="0" w:name="_Toc83211860"/>
      <w:r w:rsidRPr="00B73FA8">
        <w:rPr>
          <w:rFonts w:cs="Arial"/>
          <w:sz w:val="24"/>
          <w:szCs w:val="24"/>
        </w:rPr>
        <w:t>Abstract</w:t>
      </w:r>
      <w:bookmarkEnd w:id="0"/>
    </w:p>
    <w:p w14:paraId="368707D1" w14:textId="54153C90" w:rsidR="00856DDE" w:rsidRPr="00014C50" w:rsidRDefault="00856DDE" w:rsidP="00D8289F">
      <w:pPr>
        <w:jc w:val="both"/>
        <w:rPr>
          <w:rFonts w:ascii="Arial" w:hAnsi="Arial" w:cs="Arial"/>
        </w:rPr>
      </w:pPr>
    </w:p>
    <w:p w14:paraId="22E66F9E" w14:textId="19EF1DA3" w:rsidR="00856DDE" w:rsidRPr="00014C50" w:rsidRDefault="00CB1E0B" w:rsidP="00D8289F">
      <w:pPr>
        <w:jc w:val="both"/>
        <w:rPr>
          <w:rFonts w:ascii="Arial" w:hAnsi="Arial" w:cs="Arial"/>
        </w:rPr>
      </w:pPr>
      <w:commentRangeStart w:id="1"/>
      <w:commentRangeStart w:id="2"/>
      <w:r w:rsidRPr="00014C50">
        <w:rPr>
          <w:rFonts w:ascii="Arial" w:hAnsi="Arial" w:cs="Arial"/>
        </w:rPr>
        <w:t xml:space="preserve">The introduction of </w:t>
      </w:r>
      <w:r w:rsidR="00856DDE" w:rsidRPr="00014C50">
        <w:rPr>
          <w:rFonts w:ascii="Arial" w:hAnsi="Arial" w:cs="Arial"/>
        </w:rPr>
        <w:t xml:space="preserve">synchronisation (sync) to </w:t>
      </w:r>
      <w:r w:rsidR="005258A3" w:rsidRPr="00014C50">
        <w:rPr>
          <w:rFonts w:ascii="Arial" w:hAnsi="Arial" w:cs="Arial"/>
        </w:rPr>
        <w:t>the</w:t>
      </w:r>
      <w:r w:rsidR="00321AB0" w:rsidRPr="00E237C8">
        <w:rPr>
          <w:rFonts w:ascii="Arial" w:hAnsi="Arial" w:cs="Arial"/>
        </w:rPr>
        <w:t xml:space="preserve"> </w:t>
      </w:r>
      <w:r w:rsidR="00321AB0" w:rsidRPr="00014C50">
        <w:rPr>
          <w:rFonts w:ascii="Arial" w:hAnsi="Arial" w:cs="Arial"/>
        </w:rPr>
        <w:t>professional toolkit of the</w:t>
      </w:r>
      <w:r w:rsidR="005258A3" w:rsidRPr="00014C50">
        <w:rPr>
          <w:rFonts w:ascii="Arial" w:hAnsi="Arial" w:cs="Arial"/>
        </w:rPr>
        <w:t xml:space="preserve"> </w:t>
      </w:r>
      <w:r w:rsidR="00592FF0" w:rsidRPr="00014C50">
        <w:rPr>
          <w:rFonts w:ascii="Arial" w:hAnsi="Arial" w:cs="Arial"/>
        </w:rPr>
        <w:t xml:space="preserve">disc </w:t>
      </w:r>
      <w:r w:rsidR="00AD753A" w:rsidRPr="00014C50">
        <w:rPr>
          <w:rFonts w:ascii="Arial" w:hAnsi="Arial" w:cs="Arial"/>
        </w:rPr>
        <w:t>jockey (</w:t>
      </w:r>
      <w:r w:rsidR="00856DDE" w:rsidRPr="00014C50">
        <w:rPr>
          <w:rFonts w:ascii="Arial" w:hAnsi="Arial" w:cs="Arial"/>
        </w:rPr>
        <w:t>DJ</w:t>
      </w:r>
      <w:r w:rsidR="00AD753A" w:rsidRPr="00014C50">
        <w:rPr>
          <w:rFonts w:ascii="Arial" w:hAnsi="Arial" w:cs="Arial"/>
        </w:rPr>
        <w:t>)</w:t>
      </w:r>
      <w:r w:rsidR="005258A3" w:rsidRPr="00014C50">
        <w:rPr>
          <w:rFonts w:ascii="Arial" w:hAnsi="Arial" w:cs="Arial"/>
        </w:rPr>
        <w:t xml:space="preserve"> </w:t>
      </w:r>
      <w:r w:rsidR="00856DDE" w:rsidRPr="00014C50">
        <w:rPr>
          <w:rFonts w:ascii="Arial" w:hAnsi="Arial" w:cs="Arial"/>
        </w:rPr>
        <w:t>in the early 2000s proved to be controversial and divisive. Until that point, DJs had been so focused on beatmatchin</w:t>
      </w:r>
      <w:r w:rsidR="00453E55" w:rsidRPr="00014C50">
        <w:rPr>
          <w:rFonts w:ascii="Arial" w:hAnsi="Arial" w:cs="Arial"/>
        </w:rPr>
        <w:t>g</w:t>
      </w:r>
      <w:r w:rsidR="00A3042C" w:rsidRPr="00014C50">
        <w:rPr>
          <w:rFonts w:ascii="Arial" w:hAnsi="Arial" w:cs="Arial"/>
        </w:rPr>
        <w:t>—</w:t>
      </w:r>
      <w:r w:rsidR="00856DDE" w:rsidRPr="00014C50">
        <w:rPr>
          <w:rFonts w:ascii="Arial" w:hAnsi="Arial" w:cs="Arial"/>
        </w:rPr>
        <w:t>the</w:t>
      </w:r>
      <w:r w:rsidR="00A3042C" w:rsidRPr="00014C50">
        <w:rPr>
          <w:rFonts w:ascii="Arial" w:hAnsi="Arial" w:cs="Arial"/>
        </w:rPr>
        <w:t xml:space="preserve"> </w:t>
      </w:r>
      <w:r w:rsidR="00856DDE" w:rsidRPr="00014C50">
        <w:rPr>
          <w:rFonts w:ascii="Arial" w:hAnsi="Arial" w:cs="Arial"/>
        </w:rPr>
        <w:t>manual process of tempo-setting and alignment of track</w:t>
      </w:r>
      <w:r w:rsidR="00A3042C" w:rsidRPr="00014C50">
        <w:rPr>
          <w:rFonts w:ascii="Arial" w:hAnsi="Arial" w:cs="Arial"/>
        </w:rPr>
        <w:t>s—</w:t>
      </w:r>
      <w:r w:rsidR="00856DDE" w:rsidRPr="00014C50">
        <w:rPr>
          <w:rFonts w:ascii="Arial" w:hAnsi="Arial" w:cs="Arial"/>
        </w:rPr>
        <w:t>that</w:t>
      </w:r>
      <w:r w:rsidR="00A3042C" w:rsidRPr="00014C50">
        <w:rPr>
          <w:rFonts w:ascii="Arial" w:hAnsi="Arial" w:cs="Arial"/>
        </w:rPr>
        <w:t xml:space="preserve"> </w:t>
      </w:r>
      <w:r w:rsidR="00856DDE" w:rsidRPr="00014C50">
        <w:rPr>
          <w:rFonts w:ascii="Arial" w:hAnsi="Arial" w:cs="Arial"/>
        </w:rPr>
        <w:t xml:space="preserve">many dismissed </w:t>
      </w:r>
      <w:proofErr w:type="gramStart"/>
      <w:r w:rsidR="00856DDE" w:rsidRPr="00014C50">
        <w:rPr>
          <w:rFonts w:ascii="Arial" w:hAnsi="Arial" w:cs="Arial"/>
        </w:rPr>
        <w:t>sync</w:t>
      </w:r>
      <w:proofErr w:type="gramEnd"/>
      <w:r w:rsidR="00856DDE" w:rsidRPr="00014C50">
        <w:rPr>
          <w:rFonts w:ascii="Arial" w:hAnsi="Arial" w:cs="Arial"/>
        </w:rPr>
        <w:t xml:space="preserve"> as ‘cheating’.</w:t>
      </w:r>
      <w:r w:rsidR="00F56A83" w:rsidRPr="00014C50">
        <w:rPr>
          <w:rFonts w:ascii="Arial" w:hAnsi="Arial" w:cs="Arial"/>
        </w:rPr>
        <w:t xml:space="preserve"> </w:t>
      </w:r>
      <w:r w:rsidR="00856DDE" w:rsidRPr="00014C50">
        <w:rPr>
          <w:rFonts w:ascii="Arial" w:hAnsi="Arial" w:cs="Arial"/>
        </w:rPr>
        <w:t xml:space="preserve">Concern over technology-assisted creative output is not unique to electronic dance music (EDM). David Hockney’s investigation into the use of optical aids by the Old Masters highlighted similar perspectives in visual art. </w:t>
      </w:r>
      <w:r w:rsidR="005D4FB3" w:rsidRPr="00014C50">
        <w:rPr>
          <w:rFonts w:ascii="Arial" w:hAnsi="Arial" w:cs="Arial"/>
        </w:rPr>
        <w:t>As</w:t>
      </w:r>
      <w:r w:rsidR="00856DDE" w:rsidRPr="00014C50">
        <w:rPr>
          <w:rFonts w:ascii="Arial" w:hAnsi="Arial" w:cs="Arial"/>
        </w:rPr>
        <w:t xml:space="preserve"> sync </w:t>
      </w:r>
      <w:r w:rsidR="005D4FB3" w:rsidRPr="00014C50">
        <w:rPr>
          <w:rFonts w:ascii="Arial" w:hAnsi="Arial" w:cs="Arial"/>
        </w:rPr>
        <w:t xml:space="preserve">has </w:t>
      </w:r>
      <w:r w:rsidR="00856DDE" w:rsidRPr="00014C50">
        <w:rPr>
          <w:rFonts w:ascii="Arial" w:hAnsi="Arial" w:cs="Arial"/>
        </w:rPr>
        <w:t>simplifie</w:t>
      </w:r>
      <w:r w:rsidR="005D4FB3" w:rsidRPr="00014C50">
        <w:rPr>
          <w:rFonts w:ascii="Arial" w:hAnsi="Arial" w:cs="Arial"/>
        </w:rPr>
        <w:t>d</w:t>
      </w:r>
      <w:r w:rsidR="00856DDE" w:rsidRPr="00014C50">
        <w:rPr>
          <w:rFonts w:ascii="Arial" w:hAnsi="Arial" w:cs="Arial"/>
        </w:rPr>
        <w:t xml:space="preserve"> some of the mechanical aspects of DJing, DJs </w:t>
      </w:r>
      <w:r w:rsidR="005D4FB3" w:rsidRPr="00014C50">
        <w:rPr>
          <w:rFonts w:ascii="Arial" w:hAnsi="Arial" w:cs="Arial"/>
        </w:rPr>
        <w:t xml:space="preserve">have shifted away from </w:t>
      </w:r>
      <w:r w:rsidR="00856DDE" w:rsidRPr="00014C50">
        <w:rPr>
          <w:rFonts w:ascii="Arial" w:hAnsi="Arial" w:cs="Arial"/>
        </w:rPr>
        <w:t>building sets by sequencing pre-recorded audio</w:t>
      </w:r>
      <w:r w:rsidR="005C4F62" w:rsidRPr="00014C50">
        <w:rPr>
          <w:rFonts w:ascii="Arial" w:hAnsi="Arial" w:cs="Arial"/>
        </w:rPr>
        <w:t xml:space="preserve"> made by other music producers</w:t>
      </w:r>
      <w:r w:rsidR="00856DDE" w:rsidRPr="00014C50">
        <w:rPr>
          <w:rFonts w:ascii="Arial" w:hAnsi="Arial" w:cs="Arial"/>
        </w:rPr>
        <w:t xml:space="preserve"> towards an approach that incorporates improvisatory composition and production.</w:t>
      </w:r>
      <w:r w:rsidR="00AE5F97" w:rsidRPr="00014C50">
        <w:rPr>
          <w:rFonts w:ascii="Arial" w:hAnsi="Arial" w:cs="Arial"/>
        </w:rPr>
        <w:t xml:space="preserve"> </w:t>
      </w:r>
      <w:r w:rsidR="00856DDE" w:rsidRPr="00014C50">
        <w:rPr>
          <w:rFonts w:ascii="Arial" w:hAnsi="Arial" w:cs="Arial"/>
        </w:rPr>
        <w:t xml:space="preserve">Through a process of reflective practice and critical review of technique and repertoire both pre- and post-sync, this </w:t>
      </w:r>
      <w:r w:rsidR="00D60037" w:rsidRPr="00014C50">
        <w:rPr>
          <w:rFonts w:ascii="Arial" w:hAnsi="Arial" w:cs="Arial"/>
        </w:rPr>
        <w:t>paper</w:t>
      </w:r>
      <w:r w:rsidR="00856DDE" w:rsidRPr="00014C50">
        <w:rPr>
          <w:rFonts w:ascii="Arial" w:hAnsi="Arial" w:cs="Arial"/>
        </w:rPr>
        <w:t xml:space="preserve"> discusses how technology shapes and informs the realisation of a DJ set, highlighting how sync has catalysed a disconnect between the performer, their gestures, the source </w:t>
      </w:r>
      <w:proofErr w:type="gramStart"/>
      <w:r w:rsidR="00856DDE" w:rsidRPr="00014C50">
        <w:rPr>
          <w:rFonts w:ascii="Arial" w:hAnsi="Arial" w:cs="Arial"/>
        </w:rPr>
        <w:t>material</w:t>
      </w:r>
      <w:proofErr w:type="gramEnd"/>
      <w:r w:rsidR="00856DDE" w:rsidRPr="00014C50">
        <w:rPr>
          <w:rFonts w:ascii="Arial" w:hAnsi="Arial" w:cs="Arial"/>
        </w:rPr>
        <w:t xml:space="preserve"> and audiences, necessitating a rethink on how we demonstrate and recognise technical virtuosity in performance.</w:t>
      </w:r>
      <w:r w:rsidR="00564616" w:rsidRPr="00014C50">
        <w:rPr>
          <w:rFonts w:ascii="Arial" w:hAnsi="Arial" w:cs="Arial"/>
        </w:rPr>
        <w:t xml:space="preserve"> This paper </w:t>
      </w:r>
      <w:r w:rsidR="00856DDE" w:rsidRPr="00014C50">
        <w:rPr>
          <w:rFonts w:ascii="Arial" w:hAnsi="Arial" w:cs="Arial"/>
        </w:rPr>
        <w:t>concludes by arguing that virtuosity in modern DJing is primarily a product of instrument configuration and pre-production, an amalgamation of formerly distinct production and performance techniques, and identifies how sync’s affordances might inform future views on DJ practice and the presentation of EDM.</w:t>
      </w:r>
    </w:p>
    <w:p w14:paraId="7DFEF744" w14:textId="77777777" w:rsidR="005F249B" w:rsidRPr="00014C50" w:rsidRDefault="005F249B" w:rsidP="00D8289F">
      <w:pPr>
        <w:jc w:val="both"/>
        <w:rPr>
          <w:rFonts w:ascii="Arial" w:hAnsi="Arial" w:cs="Arial"/>
          <w:b/>
          <w:bCs/>
        </w:rPr>
      </w:pPr>
      <w:r w:rsidRPr="00014C50">
        <w:rPr>
          <w:rFonts w:ascii="Arial" w:hAnsi="Arial" w:cs="Arial"/>
          <w:b/>
          <w:bCs/>
        </w:rPr>
        <w:br w:type="page"/>
      </w:r>
      <w:commentRangeEnd w:id="1"/>
      <w:r w:rsidR="00CF4009" w:rsidRPr="004477E7">
        <w:rPr>
          <w:rStyle w:val="CommentReference"/>
          <w:rFonts w:ascii="Arial" w:eastAsiaTheme="minorHAnsi" w:hAnsi="Arial" w:cs="Arial"/>
          <w:sz w:val="24"/>
          <w:szCs w:val="24"/>
          <w:lang w:eastAsia="en-US"/>
        </w:rPr>
        <w:commentReference w:id="1"/>
      </w:r>
      <w:commentRangeEnd w:id="2"/>
      <w:r w:rsidR="008D6B1F">
        <w:rPr>
          <w:rStyle w:val="CommentReference"/>
          <w:rFonts w:ascii="Arial" w:eastAsiaTheme="minorHAnsi" w:hAnsi="Arial" w:cs="Arial"/>
          <w:lang w:eastAsia="en-US"/>
        </w:rPr>
        <w:commentReference w:id="2"/>
      </w:r>
    </w:p>
    <w:p w14:paraId="27EE560F" w14:textId="16D4D513" w:rsidR="00D711AD" w:rsidRPr="004477E7" w:rsidRDefault="00ED02B2" w:rsidP="005B5B56">
      <w:pPr>
        <w:pStyle w:val="Heading1"/>
        <w:rPr>
          <w:rFonts w:cs="Arial"/>
          <w:sz w:val="24"/>
          <w:szCs w:val="24"/>
        </w:rPr>
      </w:pPr>
      <w:r w:rsidRPr="004477E7">
        <w:rPr>
          <w:rFonts w:cs="Arial"/>
          <w:sz w:val="24"/>
          <w:szCs w:val="24"/>
        </w:rPr>
        <w:lastRenderedPageBreak/>
        <w:t>Introduction</w:t>
      </w:r>
    </w:p>
    <w:p w14:paraId="1FE49A13" w14:textId="6D3B3C0E" w:rsidR="00ED02B2" w:rsidRPr="00014C50" w:rsidRDefault="00ED02B2" w:rsidP="00D8289F">
      <w:pPr>
        <w:jc w:val="both"/>
        <w:rPr>
          <w:rFonts w:ascii="Arial" w:hAnsi="Arial" w:cs="Arial"/>
        </w:rPr>
      </w:pPr>
    </w:p>
    <w:p w14:paraId="0B886E2F" w14:textId="1B98C878" w:rsidR="008C0364" w:rsidRPr="005000CA" w:rsidRDefault="008C0364" w:rsidP="004477E7">
      <w:pPr>
        <w:pStyle w:val="CommentText"/>
        <w:jc w:val="both"/>
      </w:pPr>
      <w:r w:rsidRPr="004477E7">
        <w:rPr>
          <w:sz w:val="24"/>
          <w:szCs w:val="24"/>
        </w:rPr>
        <w:t xml:space="preserve">In a packed nightclub, DJ </w:t>
      </w:r>
      <w:proofErr w:type="spellStart"/>
      <w:r w:rsidRPr="004477E7">
        <w:rPr>
          <w:sz w:val="24"/>
          <w:szCs w:val="24"/>
        </w:rPr>
        <w:t>Davvincii</w:t>
      </w:r>
      <w:proofErr w:type="spellEnd"/>
      <w:r w:rsidRPr="004477E7">
        <w:rPr>
          <w:sz w:val="24"/>
          <w:szCs w:val="24"/>
        </w:rPr>
        <w:t xml:space="preserve"> appears, arms spread wide </w:t>
      </w:r>
      <w:r w:rsidR="005C7831" w:rsidRPr="004477E7">
        <w:rPr>
          <w:sz w:val="24"/>
          <w:szCs w:val="24"/>
        </w:rPr>
        <w:t>as the crowd chants his name</w:t>
      </w:r>
      <w:r w:rsidRPr="004477E7">
        <w:rPr>
          <w:sz w:val="24"/>
          <w:szCs w:val="24"/>
        </w:rPr>
        <w:t xml:space="preserve">. He </w:t>
      </w:r>
      <w:r w:rsidR="00374D13" w:rsidRPr="004477E7">
        <w:rPr>
          <w:sz w:val="24"/>
          <w:szCs w:val="24"/>
        </w:rPr>
        <w:t xml:space="preserve">theatrically lowers </w:t>
      </w:r>
      <w:r w:rsidR="003B49B6" w:rsidRPr="004477E7">
        <w:rPr>
          <w:sz w:val="24"/>
          <w:szCs w:val="24"/>
        </w:rPr>
        <w:t>a</w:t>
      </w:r>
      <w:r w:rsidR="00374D13" w:rsidRPr="004477E7">
        <w:rPr>
          <w:sz w:val="24"/>
          <w:szCs w:val="24"/>
        </w:rPr>
        <w:t xml:space="preserve"> finger to start </w:t>
      </w:r>
      <w:r w:rsidR="003B49B6" w:rsidRPr="004477E7">
        <w:rPr>
          <w:sz w:val="24"/>
          <w:szCs w:val="24"/>
        </w:rPr>
        <w:t xml:space="preserve">the music, immediately sending </w:t>
      </w:r>
      <w:r w:rsidRPr="004477E7">
        <w:rPr>
          <w:sz w:val="24"/>
          <w:szCs w:val="24"/>
        </w:rPr>
        <w:t>the audience into a frenzy.</w:t>
      </w:r>
      <w:r w:rsidR="00332ECA" w:rsidRPr="004477E7">
        <w:rPr>
          <w:sz w:val="24"/>
          <w:szCs w:val="24"/>
        </w:rPr>
        <w:t xml:space="preserve"> </w:t>
      </w:r>
      <w:r w:rsidR="003B49B6" w:rsidRPr="004477E7">
        <w:rPr>
          <w:sz w:val="24"/>
          <w:szCs w:val="24"/>
        </w:rPr>
        <w:t xml:space="preserve">Members of the audience proclaim, “I love you, </w:t>
      </w:r>
      <w:proofErr w:type="spellStart"/>
      <w:r w:rsidR="003B49B6" w:rsidRPr="004477E7">
        <w:rPr>
          <w:sz w:val="24"/>
          <w:szCs w:val="24"/>
        </w:rPr>
        <w:t>Davvincii</w:t>
      </w:r>
      <w:proofErr w:type="spellEnd"/>
      <w:r w:rsidR="003B49B6" w:rsidRPr="004477E7">
        <w:rPr>
          <w:sz w:val="24"/>
          <w:szCs w:val="24"/>
        </w:rPr>
        <w:t>,” “</w:t>
      </w:r>
      <w:r w:rsidR="003B49B6" w:rsidRPr="004477E7">
        <w:rPr>
          <w:i/>
          <w:iCs/>
          <w:sz w:val="24"/>
          <w:szCs w:val="24"/>
        </w:rPr>
        <w:t>this</w:t>
      </w:r>
      <w:r w:rsidR="003B49B6" w:rsidRPr="004477E7">
        <w:rPr>
          <w:sz w:val="24"/>
          <w:szCs w:val="24"/>
        </w:rPr>
        <w:t xml:space="preserve"> is music” and “he’s the king!” while the DJ </w:t>
      </w:r>
      <w:r w:rsidRPr="004477E7">
        <w:rPr>
          <w:sz w:val="24"/>
          <w:szCs w:val="24"/>
        </w:rPr>
        <w:t>finds time to fry an egg, play Jenga, draw a self-portrait, swipe credit cards, play computer games, operate a miniature train set and more.</w:t>
      </w:r>
      <w:r w:rsidR="0072012D" w:rsidRPr="004477E7">
        <w:rPr>
          <w:sz w:val="24"/>
          <w:szCs w:val="24"/>
        </w:rPr>
        <w:t xml:space="preserve"> </w:t>
      </w:r>
      <w:r w:rsidR="003B49B6" w:rsidRPr="004477E7">
        <w:rPr>
          <w:sz w:val="24"/>
          <w:szCs w:val="24"/>
        </w:rPr>
        <w:t>When</w:t>
      </w:r>
      <w:r w:rsidRPr="004477E7">
        <w:rPr>
          <w:sz w:val="24"/>
          <w:szCs w:val="24"/>
        </w:rPr>
        <w:t xml:space="preserve"> </w:t>
      </w:r>
      <w:r w:rsidR="003B49B6" w:rsidRPr="004477E7">
        <w:rPr>
          <w:sz w:val="24"/>
          <w:szCs w:val="24"/>
        </w:rPr>
        <w:t xml:space="preserve">he </w:t>
      </w:r>
      <w:r w:rsidRPr="004477E7">
        <w:rPr>
          <w:sz w:val="24"/>
          <w:szCs w:val="24"/>
        </w:rPr>
        <w:t>feigns a heart attack</w:t>
      </w:r>
      <w:r w:rsidR="003B49B6" w:rsidRPr="004477E7">
        <w:rPr>
          <w:sz w:val="24"/>
          <w:szCs w:val="24"/>
        </w:rPr>
        <w:t>,</w:t>
      </w:r>
      <w:r w:rsidRPr="004477E7">
        <w:rPr>
          <w:sz w:val="24"/>
          <w:szCs w:val="24"/>
        </w:rPr>
        <w:t xml:space="preserve"> </w:t>
      </w:r>
      <w:r w:rsidR="003B49B6" w:rsidRPr="004477E7">
        <w:rPr>
          <w:sz w:val="24"/>
          <w:szCs w:val="24"/>
        </w:rPr>
        <w:t>t</w:t>
      </w:r>
      <w:r w:rsidRPr="004477E7">
        <w:rPr>
          <w:sz w:val="24"/>
          <w:szCs w:val="24"/>
        </w:rPr>
        <w:t xml:space="preserve">he tension is palpable, but </w:t>
      </w:r>
      <w:r w:rsidR="003B49B6" w:rsidRPr="004477E7">
        <w:rPr>
          <w:sz w:val="24"/>
          <w:szCs w:val="24"/>
        </w:rPr>
        <w:t xml:space="preserve">the DJ </w:t>
      </w:r>
      <w:r w:rsidRPr="004477E7">
        <w:rPr>
          <w:sz w:val="24"/>
          <w:szCs w:val="24"/>
        </w:rPr>
        <w:t>miraculously recovers, finally strik</w:t>
      </w:r>
      <w:r w:rsidR="005C7831" w:rsidRPr="004477E7">
        <w:rPr>
          <w:sz w:val="24"/>
          <w:szCs w:val="24"/>
        </w:rPr>
        <w:t>ing</w:t>
      </w:r>
      <w:r w:rsidRPr="004477E7">
        <w:rPr>
          <w:sz w:val="24"/>
          <w:szCs w:val="24"/>
        </w:rPr>
        <w:t xml:space="preserve"> the oversize button marked BASS </w:t>
      </w:r>
      <w:r w:rsidR="003B49B6" w:rsidRPr="004477E7">
        <w:rPr>
          <w:sz w:val="24"/>
          <w:szCs w:val="24"/>
        </w:rPr>
        <w:t xml:space="preserve">to set forth an </w:t>
      </w:r>
      <w:r w:rsidRPr="004477E7">
        <w:rPr>
          <w:sz w:val="24"/>
          <w:szCs w:val="24"/>
        </w:rPr>
        <w:t>apocalyptic</w:t>
      </w:r>
      <w:r w:rsidR="003B49B6" w:rsidRPr="004477E7">
        <w:rPr>
          <w:sz w:val="24"/>
          <w:szCs w:val="24"/>
        </w:rPr>
        <w:t xml:space="preserve"> response</w:t>
      </w:r>
      <w:r w:rsidRPr="004477E7">
        <w:rPr>
          <w:sz w:val="24"/>
          <w:szCs w:val="24"/>
        </w:rPr>
        <w:t>.</w:t>
      </w:r>
      <w:r w:rsidR="0072012D" w:rsidRPr="005000CA">
        <w:t xml:space="preserve"> </w:t>
      </w:r>
      <w:r w:rsidRPr="004477E7">
        <w:rPr>
          <w:sz w:val="24"/>
          <w:szCs w:val="24"/>
        </w:rPr>
        <w:t>The performance</w:t>
      </w:r>
      <w:r w:rsidR="006F055B">
        <w:rPr>
          <w:sz w:val="24"/>
          <w:szCs w:val="24"/>
        </w:rPr>
        <w:t>,</w:t>
      </w:r>
      <w:r w:rsidR="003B49B6" w:rsidRPr="004477E7">
        <w:rPr>
          <w:sz w:val="24"/>
          <w:szCs w:val="24"/>
        </w:rPr>
        <w:t xml:space="preserve"> </w:t>
      </w:r>
      <w:r w:rsidRPr="004477E7">
        <w:rPr>
          <w:sz w:val="24"/>
          <w:szCs w:val="24"/>
        </w:rPr>
        <w:t>part</w:t>
      </w:r>
      <w:r w:rsidR="003B49B6" w:rsidRPr="004477E7">
        <w:rPr>
          <w:sz w:val="24"/>
          <w:szCs w:val="24"/>
        </w:rPr>
        <w:t xml:space="preserve"> </w:t>
      </w:r>
      <w:r w:rsidRPr="004477E7">
        <w:rPr>
          <w:sz w:val="24"/>
          <w:szCs w:val="24"/>
        </w:rPr>
        <w:t>of a Saturday Night Live (SNL) skit from 2014</w:t>
      </w:r>
      <w:r w:rsidR="006F055B">
        <w:rPr>
          <w:sz w:val="24"/>
          <w:szCs w:val="24"/>
        </w:rPr>
        <w:t xml:space="preserve">, </w:t>
      </w:r>
      <w:r w:rsidRPr="004477E7">
        <w:rPr>
          <w:sz w:val="24"/>
          <w:szCs w:val="24"/>
        </w:rPr>
        <w:t>presents</w:t>
      </w:r>
      <w:r w:rsidR="003B49B6" w:rsidRPr="004477E7">
        <w:rPr>
          <w:sz w:val="24"/>
          <w:szCs w:val="24"/>
        </w:rPr>
        <w:t xml:space="preserve"> </w:t>
      </w:r>
      <w:r w:rsidRPr="004477E7">
        <w:rPr>
          <w:sz w:val="24"/>
          <w:szCs w:val="24"/>
        </w:rPr>
        <w:t xml:space="preserve">a comic take on a </w:t>
      </w:r>
      <w:proofErr w:type="gramStart"/>
      <w:r w:rsidRPr="004477E7">
        <w:rPr>
          <w:sz w:val="24"/>
          <w:szCs w:val="24"/>
        </w:rPr>
        <w:t>commonly-held</w:t>
      </w:r>
      <w:proofErr w:type="gramEnd"/>
      <w:r w:rsidRPr="004477E7">
        <w:rPr>
          <w:sz w:val="24"/>
          <w:szCs w:val="24"/>
        </w:rPr>
        <w:t xml:space="preserve"> mainstream trope about 21</w:t>
      </w:r>
      <w:r w:rsidRPr="004477E7">
        <w:rPr>
          <w:sz w:val="24"/>
          <w:szCs w:val="24"/>
          <w:vertAlign w:val="superscript"/>
        </w:rPr>
        <w:t>st</w:t>
      </w:r>
      <w:r w:rsidRPr="004477E7">
        <w:rPr>
          <w:sz w:val="24"/>
          <w:szCs w:val="24"/>
        </w:rPr>
        <w:t xml:space="preserve"> </w:t>
      </w:r>
      <w:r w:rsidR="0055572E" w:rsidRPr="004477E7">
        <w:rPr>
          <w:sz w:val="24"/>
          <w:szCs w:val="24"/>
        </w:rPr>
        <w:t>c</w:t>
      </w:r>
      <w:r w:rsidRPr="004477E7">
        <w:rPr>
          <w:sz w:val="24"/>
          <w:szCs w:val="24"/>
        </w:rPr>
        <w:t xml:space="preserve">entury DJ practice; one in which the craft and skill of DJing can be automated and distilled down to a single button. Andy Samberg’s portrayal of DJ </w:t>
      </w:r>
      <w:proofErr w:type="spellStart"/>
      <w:r w:rsidRPr="004477E7">
        <w:rPr>
          <w:sz w:val="24"/>
          <w:szCs w:val="24"/>
        </w:rPr>
        <w:t>Davvincii</w:t>
      </w:r>
      <w:proofErr w:type="spellEnd"/>
      <w:r w:rsidRPr="004477E7">
        <w:rPr>
          <w:sz w:val="24"/>
          <w:szCs w:val="24"/>
        </w:rPr>
        <w:t xml:space="preserve"> and the response of his adoring fans highlights the growing disconnect between performer, repertoire and audience caused by disruptive technologies. </w:t>
      </w:r>
    </w:p>
    <w:p w14:paraId="0BF7B261" w14:textId="77777777" w:rsidR="008C0364" w:rsidRPr="00014C50" w:rsidRDefault="008C0364" w:rsidP="00D8289F">
      <w:pPr>
        <w:jc w:val="both"/>
        <w:rPr>
          <w:rFonts w:ascii="Arial" w:hAnsi="Arial" w:cs="Arial"/>
        </w:rPr>
      </w:pPr>
    </w:p>
    <w:p w14:paraId="23A3D47A" w14:textId="28BE5290" w:rsidR="008C0364" w:rsidRPr="00014C50" w:rsidRDefault="008C0364" w:rsidP="00D8289F">
      <w:pPr>
        <w:jc w:val="both"/>
        <w:rPr>
          <w:rFonts w:ascii="Arial" w:hAnsi="Arial" w:cs="Arial"/>
        </w:rPr>
      </w:pPr>
      <w:r w:rsidRPr="00014C50">
        <w:rPr>
          <w:rFonts w:ascii="Arial" w:hAnsi="Arial" w:cs="Arial"/>
        </w:rPr>
        <w:t xml:space="preserve">Canadian DJ Deadmau5, a notable artist in the </w:t>
      </w:r>
      <w:r w:rsidRPr="00D62C56">
        <w:rPr>
          <w:rFonts w:ascii="Arial" w:hAnsi="Arial" w:cs="Arial"/>
          <w:i/>
          <w:iCs/>
        </w:rPr>
        <w:t>real</w:t>
      </w:r>
      <w:r w:rsidRPr="00014C50">
        <w:rPr>
          <w:rFonts w:ascii="Arial" w:hAnsi="Arial" w:cs="Arial"/>
        </w:rPr>
        <w:t xml:space="preserve"> world of EDM, sparked controversy </w:t>
      </w:r>
      <w:r w:rsidR="00D60037" w:rsidRPr="00014C50">
        <w:rPr>
          <w:rFonts w:ascii="Arial" w:hAnsi="Arial" w:cs="Arial"/>
        </w:rPr>
        <w:t xml:space="preserve">by admitting </w:t>
      </w:r>
      <w:r w:rsidRPr="00014C50">
        <w:rPr>
          <w:rFonts w:ascii="Arial" w:hAnsi="Arial" w:cs="Arial"/>
        </w:rPr>
        <w:t>that “we all hit play” (</w:t>
      </w:r>
      <w:r w:rsidR="00FC3291" w:rsidRPr="00014C50">
        <w:rPr>
          <w:rFonts w:ascii="Arial" w:hAnsi="Arial" w:cs="Arial"/>
        </w:rPr>
        <w:t xml:space="preserve">Zimmerman </w:t>
      </w:r>
      <w:r w:rsidRPr="00014C50">
        <w:rPr>
          <w:rFonts w:ascii="Arial" w:hAnsi="Arial" w:cs="Arial"/>
        </w:rPr>
        <w:t>2012). For Deadmau5, virtuosity is demonstrated in the studio, while beatmatching</w:t>
      </w:r>
      <w:r w:rsidR="00834575" w:rsidRPr="00014C50">
        <w:rPr>
          <w:rFonts w:ascii="Arial" w:hAnsi="Arial" w:cs="Arial"/>
        </w:rPr>
        <w:t>—</w:t>
      </w:r>
      <w:r w:rsidR="008E602C" w:rsidRPr="00014C50">
        <w:rPr>
          <w:rFonts w:ascii="Arial" w:hAnsi="Arial" w:cs="Arial"/>
        </w:rPr>
        <w:t>tempo</w:t>
      </w:r>
      <w:r w:rsidR="00834575" w:rsidRPr="00014C50">
        <w:rPr>
          <w:rFonts w:ascii="Arial" w:hAnsi="Arial" w:cs="Arial"/>
        </w:rPr>
        <w:t>-</w:t>
      </w:r>
      <w:r w:rsidR="00C422B1" w:rsidRPr="00014C50">
        <w:rPr>
          <w:rFonts w:ascii="Arial" w:hAnsi="Arial" w:cs="Arial"/>
        </w:rPr>
        <w:t>setting and align</w:t>
      </w:r>
      <w:r w:rsidR="007A6298" w:rsidRPr="00014C50">
        <w:rPr>
          <w:rFonts w:ascii="Arial" w:hAnsi="Arial" w:cs="Arial"/>
        </w:rPr>
        <w:t>ing</w:t>
      </w:r>
      <w:r w:rsidR="008E602C" w:rsidRPr="00014C50">
        <w:rPr>
          <w:rFonts w:ascii="Arial" w:hAnsi="Arial" w:cs="Arial"/>
        </w:rPr>
        <w:t xml:space="preserve"> tracks</w:t>
      </w:r>
      <w:r w:rsidR="008E602C" w:rsidRPr="00014C50">
        <w:rPr>
          <w:rStyle w:val="FootnoteReference"/>
          <w:rFonts w:ascii="Arial" w:hAnsi="Arial" w:cs="Arial"/>
        </w:rPr>
        <w:footnoteReference w:id="1"/>
      </w:r>
      <w:r w:rsidR="00A6149B" w:rsidRPr="00014C50">
        <w:rPr>
          <w:rFonts w:ascii="Arial" w:hAnsi="Arial" w:cs="Arial"/>
        </w:rPr>
        <w:t>—</w:t>
      </w:r>
      <w:r w:rsidR="0084558D" w:rsidRPr="00014C50">
        <w:rPr>
          <w:rFonts w:ascii="Arial" w:hAnsi="Arial" w:cs="Arial"/>
        </w:rPr>
        <w:t>ca</w:t>
      </w:r>
      <w:r w:rsidR="00834575" w:rsidRPr="00014C50">
        <w:rPr>
          <w:rFonts w:ascii="Arial" w:hAnsi="Arial" w:cs="Arial"/>
        </w:rPr>
        <w:t>n</w:t>
      </w:r>
      <w:r w:rsidR="0084558D" w:rsidRPr="00014C50">
        <w:rPr>
          <w:rFonts w:ascii="Arial" w:hAnsi="Arial" w:cs="Arial"/>
        </w:rPr>
        <w:t xml:space="preserve"> be handled by </w:t>
      </w:r>
      <w:r w:rsidRPr="00014C50">
        <w:rPr>
          <w:rFonts w:ascii="Arial" w:hAnsi="Arial" w:cs="Arial"/>
        </w:rPr>
        <w:t xml:space="preserve">technology. </w:t>
      </w:r>
      <w:r w:rsidR="000101B1" w:rsidRPr="00014C50">
        <w:rPr>
          <w:rFonts w:ascii="Arial" w:hAnsi="Arial" w:cs="Arial"/>
        </w:rPr>
        <w:t xml:space="preserve">A central argument </w:t>
      </w:r>
      <w:r w:rsidR="00DB4E74" w:rsidRPr="00014C50">
        <w:rPr>
          <w:rFonts w:ascii="Arial" w:hAnsi="Arial" w:cs="Arial"/>
        </w:rPr>
        <w:t>in</w:t>
      </w:r>
      <w:r w:rsidR="000101B1" w:rsidRPr="00014C50">
        <w:rPr>
          <w:rFonts w:ascii="Arial" w:hAnsi="Arial" w:cs="Arial"/>
        </w:rPr>
        <w:t xml:space="preserve"> this paper is that b</w:t>
      </w:r>
      <w:r w:rsidRPr="00014C50">
        <w:rPr>
          <w:rFonts w:ascii="Arial" w:hAnsi="Arial" w:cs="Arial"/>
        </w:rPr>
        <w:t>eatmatching and its automation through sync therefore sits at the centre of discourse on virtuosity and authenticity in 21</w:t>
      </w:r>
      <w:r w:rsidRPr="00014C50">
        <w:rPr>
          <w:rFonts w:ascii="Arial" w:hAnsi="Arial" w:cs="Arial"/>
          <w:vertAlign w:val="superscript"/>
        </w:rPr>
        <w:t>st</w:t>
      </w:r>
      <w:r w:rsidRPr="00014C50">
        <w:rPr>
          <w:rFonts w:ascii="Arial" w:hAnsi="Arial" w:cs="Arial"/>
        </w:rPr>
        <w:t xml:space="preserve"> century DJing. In the pre-digital era</w:t>
      </w:r>
      <w:r w:rsidR="006A719C">
        <w:rPr>
          <w:rFonts w:ascii="Arial" w:hAnsi="Arial" w:cs="Arial"/>
        </w:rPr>
        <w:t>,</w:t>
      </w:r>
      <w:r w:rsidRPr="00014C50">
        <w:rPr>
          <w:rFonts w:ascii="Arial" w:hAnsi="Arial" w:cs="Arial"/>
        </w:rPr>
        <w:t xml:space="preserve"> that virtuosity was more easily identified: audiences heard and saw DJs playing records and could directly connect performance gestures that caused shifts in timing or pitch</w:t>
      </w:r>
      <w:r w:rsidR="00A81AE1">
        <w:rPr>
          <w:rFonts w:ascii="Arial" w:hAnsi="Arial" w:cs="Arial"/>
        </w:rPr>
        <w:t>—</w:t>
      </w:r>
      <w:r w:rsidRPr="00014C50">
        <w:rPr>
          <w:rFonts w:ascii="Arial" w:hAnsi="Arial" w:cs="Arial"/>
        </w:rPr>
        <w:t>furious</w:t>
      </w:r>
      <w:r w:rsidR="00A81AE1">
        <w:rPr>
          <w:rFonts w:ascii="Arial" w:hAnsi="Arial" w:cs="Arial"/>
        </w:rPr>
        <w:t xml:space="preserve"> </w:t>
      </w:r>
      <w:proofErr w:type="gramStart"/>
      <w:r w:rsidRPr="00014C50">
        <w:rPr>
          <w:rFonts w:ascii="Arial" w:hAnsi="Arial" w:cs="Arial"/>
        </w:rPr>
        <w:t>backspins, or</w:t>
      </w:r>
      <w:proofErr w:type="gramEnd"/>
      <w:r w:rsidRPr="00014C50">
        <w:rPr>
          <w:rFonts w:ascii="Arial" w:hAnsi="Arial" w:cs="Arial"/>
        </w:rPr>
        <w:t xml:space="preserve"> scratching back and forth. DJs further demonstrated authenticity through “digging”</w:t>
      </w:r>
      <w:r w:rsidR="003C05DE" w:rsidRPr="00014C50">
        <w:rPr>
          <w:rFonts w:ascii="Arial" w:hAnsi="Arial" w:cs="Arial"/>
        </w:rPr>
        <w:t xml:space="preserve"> </w:t>
      </w:r>
      <w:proofErr w:type="gramStart"/>
      <w:r w:rsidR="003C05DE" w:rsidRPr="00014C50">
        <w:rPr>
          <w:rFonts w:ascii="Arial" w:hAnsi="Arial" w:cs="Arial"/>
        </w:rPr>
        <w:t>i.e.</w:t>
      </w:r>
      <w:proofErr w:type="gramEnd"/>
      <w:r w:rsidR="003C05DE" w:rsidRPr="00014C50">
        <w:rPr>
          <w:rFonts w:ascii="Arial" w:hAnsi="Arial" w:cs="Arial"/>
        </w:rPr>
        <w:t xml:space="preserve"> </w:t>
      </w:r>
      <w:r w:rsidR="00FA4E45" w:rsidRPr="00014C50">
        <w:rPr>
          <w:rFonts w:ascii="Arial" w:hAnsi="Arial" w:cs="Arial"/>
        </w:rPr>
        <w:t>procuring</w:t>
      </w:r>
      <w:r w:rsidRPr="00014C50">
        <w:rPr>
          <w:rFonts w:ascii="Arial" w:hAnsi="Arial" w:cs="Arial"/>
        </w:rPr>
        <w:t xml:space="preserve"> rare and exclusive records </w:t>
      </w:r>
      <w:r w:rsidR="00D24D00" w:rsidRPr="00014C50">
        <w:rPr>
          <w:rFonts w:ascii="Arial" w:hAnsi="Arial" w:cs="Arial"/>
        </w:rPr>
        <w:t xml:space="preserve">and </w:t>
      </w:r>
      <w:r w:rsidRPr="00014C50">
        <w:rPr>
          <w:rFonts w:ascii="Arial" w:hAnsi="Arial" w:cs="Arial"/>
        </w:rPr>
        <w:t xml:space="preserve">amassing enormous </w:t>
      </w:r>
      <w:r w:rsidR="003C05DE" w:rsidRPr="00014C50">
        <w:rPr>
          <w:rFonts w:ascii="Arial" w:hAnsi="Arial" w:cs="Arial"/>
        </w:rPr>
        <w:t xml:space="preserve">record </w:t>
      </w:r>
      <w:r w:rsidRPr="00014C50">
        <w:rPr>
          <w:rFonts w:ascii="Arial" w:hAnsi="Arial" w:cs="Arial"/>
        </w:rPr>
        <w:t>collections.</w:t>
      </w:r>
    </w:p>
    <w:p w14:paraId="274301ED" w14:textId="0F96392D" w:rsidR="006F055B" w:rsidRDefault="006F055B" w:rsidP="00446E0D">
      <w:pPr>
        <w:jc w:val="both"/>
        <w:rPr>
          <w:rFonts w:ascii="Arial" w:hAnsi="Arial" w:cs="Arial"/>
        </w:rPr>
      </w:pPr>
    </w:p>
    <w:p w14:paraId="34A50E44" w14:textId="5BA1ACF2" w:rsidR="00784597" w:rsidRPr="00AD54C2" w:rsidRDefault="006F055B" w:rsidP="006F055B">
      <w:pPr>
        <w:jc w:val="both"/>
        <w:rPr>
          <w:rFonts w:ascii="Arial" w:hAnsi="Arial" w:cs="Arial"/>
          <w:i/>
          <w:iCs/>
        </w:rPr>
      </w:pPr>
      <w:r w:rsidRPr="00014C50">
        <w:rPr>
          <w:rFonts w:ascii="Arial" w:hAnsi="Arial" w:cs="Arial"/>
        </w:rPr>
        <w:t xml:space="preserve">As vinyl gave way to digital audio, first through the introduction of the CD format and then through digital audio files, the process of collecting and handling music was made invisible, replaced by a panoply of knobs, </w:t>
      </w:r>
      <w:proofErr w:type="gramStart"/>
      <w:r w:rsidRPr="00014C50">
        <w:rPr>
          <w:rFonts w:ascii="Arial" w:hAnsi="Arial" w:cs="Arial"/>
        </w:rPr>
        <w:t>buttons</w:t>
      </w:r>
      <w:proofErr w:type="gramEnd"/>
      <w:r w:rsidRPr="00014C50">
        <w:rPr>
          <w:rFonts w:ascii="Arial" w:hAnsi="Arial" w:cs="Arial"/>
        </w:rPr>
        <w:t xml:space="preserve"> and blinking lights (Butler 2014, p. 1) that might not bear any obvious connection to the music played. By 2008 and armed with sync, Canadian DJ Richie Hawtin had abandoned turntables and beatmatching in pursuit of “something else” (</w:t>
      </w:r>
      <w:proofErr w:type="spellStart"/>
      <w:r w:rsidRPr="00014C50">
        <w:rPr>
          <w:rFonts w:ascii="Arial" w:hAnsi="Arial" w:cs="Arial"/>
        </w:rPr>
        <w:t>Gholz</w:t>
      </w:r>
      <w:proofErr w:type="spellEnd"/>
      <w:r w:rsidRPr="00014C50">
        <w:rPr>
          <w:rFonts w:ascii="Arial" w:hAnsi="Arial" w:cs="Arial"/>
        </w:rPr>
        <w:t xml:space="preserve"> 2011, p. 59), playing digital audio and loops on four virtual decks using </w:t>
      </w:r>
      <w:proofErr w:type="spellStart"/>
      <w:r w:rsidRPr="00014C50">
        <w:rPr>
          <w:rFonts w:ascii="Arial" w:hAnsi="Arial" w:cs="Arial"/>
        </w:rPr>
        <w:t>Traktor</w:t>
      </w:r>
      <w:proofErr w:type="spellEnd"/>
      <w:r w:rsidRPr="00014C50">
        <w:rPr>
          <w:rFonts w:ascii="Arial" w:hAnsi="Arial" w:cs="Arial"/>
        </w:rPr>
        <w:t xml:space="preserve"> Pro DJ software. He has since expanded further, incorporating modular synthesizers, </w:t>
      </w:r>
      <w:proofErr w:type="gramStart"/>
      <w:r w:rsidRPr="00014C50">
        <w:rPr>
          <w:rFonts w:ascii="Arial" w:hAnsi="Arial" w:cs="Arial"/>
        </w:rPr>
        <w:t>sequencers</w:t>
      </w:r>
      <w:proofErr w:type="gramEnd"/>
      <w:r w:rsidRPr="00014C50">
        <w:rPr>
          <w:rFonts w:ascii="Arial" w:hAnsi="Arial" w:cs="Arial"/>
        </w:rPr>
        <w:t xml:space="preserve"> and effects into his DJ sets. </w:t>
      </w:r>
    </w:p>
    <w:p w14:paraId="4CF61F61" w14:textId="77777777" w:rsidR="004E4A13" w:rsidRPr="00014C50" w:rsidRDefault="004E4A13" w:rsidP="00D8289F">
      <w:pPr>
        <w:jc w:val="both"/>
        <w:rPr>
          <w:rFonts w:ascii="Arial" w:hAnsi="Arial" w:cs="Arial"/>
        </w:rPr>
      </w:pPr>
    </w:p>
    <w:p w14:paraId="1A2E0BBD" w14:textId="6337BDA0" w:rsidR="008C0364" w:rsidRPr="00014C50" w:rsidRDefault="008C0364" w:rsidP="00D8289F">
      <w:pPr>
        <w:jc w:val="both"/>
        <w:rPr>
          <w:rFonts w:ascii="Arial" w:hAnsi="Arial" w:cs="Arial"/>
        </w:rPr>
      </w:pPr>
      <w:r w:rsidRPr="00014C50">
        <w:rPr>
          <w:rFonts w:ascii="Arial" w:hAnsi="Arial" w:cs="Arial"/>
        </w:rPr>
        <w:t>In 2012 Pioneer DJ released the CDJ2000NXS, a standalone but network-connectable digital turntable that appealed to DJ approaches old and new</w:t>
      </w:r>
      <w:r w:rsidR="00C678D1" w:rsidRPr="00014C50">
        <w:rPr>
          <w:rFonts w:ascii="Arial" w:hAnsi="Arial" w:cs="Arial"/>
        </w:rPr>
        <w:t>. O</w:t>
      </w:r>
      <w:r w:rsidRPr="00014C50">
        <w:rPr>
          <w:rFonts w:ascii="Arial" w:hAnsi="Arial" w:cs="Arial"/>
        </w:rPr>
        <w:t xml:space="preserve">n one hand offering tactile control of digital files akin to handling records, and on the other offering a button marked SYNC, which put automated beatmatching within arm’s reach of all DJs except the vinyl purist. Other affordances, such as quantized looping and immediate file transferability, presented DJs with a compelling case to abandon vinyl. </w:t>
      </w:r>
    </w:p>
    <w:p w14:paraId="73851A7D" w14:textId="2F8D9A38" w:rsidR="008C0364" w:rsidRDefault="008C0364" w:rsidP="00D8289F">
      <w:pPr>
        <w:jc w:val="both"/>
        <w:rPr>
          <w:rFonts w:ascii="Arial" w:hAnsi="Arial" w:cs="Arial"/>
        </w:rPr>
      </w:pPr>
    </w:p>
    <w:p w14:paraId="5F8630C1" w14:textId="77777777" w:rsidR="00C20454" w:rsidRDefault="00C20454" w:rsidP="00C20454">
      <w:pPr>
        <w:jc w:val="both"/>
        <w:rPr>
          <w:rFonts w:ascii="Arial" w:hAnsi="Arial" w:cs="Arial"/>
        </w:rPr>
      </w:pPr>
    </w:p>
    <w:p w14:paraId="3A09422B" w14:textId="77777777" w:rsidR="00C20454" w:rsidRDefault="00C20454" w:rsidP="00C20454">
      <w:pPr>
        <w:jc w:val="both"/>
        <w:rPr>
          <w:rFonts w:ascii="Arial" w:hAnsi="Arial" w:cs="Arial"/>
        </w:rPr>
      </w:pPr>
      <w:r>
        <w:rPr>
          <w:rFonts w:ascii="Arial" w:hAnsi="Arial" w:cs="Arial"/>
        </w:rPr>
        <w:lastRenderedPageBreak/>
        <w:t xml:space="preserve">In 2011, </w:t>
      </w:r>
      <w:proofErr w:type="spellStart"/>
      <w:r>
        <w:rPr>
          <w:rFonts w:ascii="Arial" w:hAnsi="Arial" w:cs="Arial"/>
        </w:rPr>
        <w:t>Attias</w:t>
      </w:r>
      <w:proofErr w:type="spellEnd"/>
      <w:r>
        <w:rPr>
          <w:rFonts w:ascii="Arial" w:hAnsi="Arial" w:cs="Arial"/>
        </w:rPr>
        <w:t xml:space="preserve"> used the term “</w:t>
      </w:r>
      <w:proofErr w:type="spellStart"/>
      <w:r>
        <w:rPr>
          <w:rFonts w:ascii="Arial" w:hAnsi="Arial" w:cs="Arial"/>
        </w:rPr>
        <w:t>formatism</w:t>
      </w:r>
      <w:proofErr w:type="spellEnd"/>
      <w:r>
        <w:rPr>
          <w:rFonts w:ascii="Arial" w:hAnsi="Arial" w:cs="Arial"/>
        </w:rPr>
        <w:t xml:space="preserve">” to explain a DJ’s preference for vinyl over digital audio via CDs, WAV files or MP3s, arguing that “anxiety over formats in DJ culture marked a 'crisis of identity’ that was mediated by discourses of </w:t>
      </w:r>
      <w:r w:rsidRPr="00095140">
        <w:rPr>
          <w:rFonts w:ascii="Arial" w:hAnsi="Arial" w:cs="Arial"/>
          <w:i/>
          <w:iCs/>
        </w:rPr>
        <w:t>virtuosity</w:t>
      </w:r>
      <w:r>
        <w:rPr>
          <w:rFonts w:ascii="Arial" w:hAnsi="Arial" w:cs="Arial"/>
        </w:rPr>
        <w:t xml:space="preserve"> and </w:t>
      </w:r>
      <w:r w:rsidRPr="00095140">
        <w:rPr>
          <w:rFonts w:ascii="Arial" w:hAnsi="Arial" w:cs="Arial"/>
          <w:i/>
          <w:iCs/>
        </w:rPr>
        <w:t>authenticity</w:t>
      </w:r>
      <w:r>
        <w:rPr>
          <w:rFonts w:ascii="Arial" w:hAnsi="Arial" w:cs="Arial"/>
        </w:rPr>
        <w:t xml:space="preserve">” (emphasis </w:t>
      </w:r>
      <w:proofErr w:type="spellStart"/>
      <w:r w:rsidRPr="00AE5886">
        <w:rPr>
          <w:rFonts w:ascii="Arial" w:hAnsi="Arial" w:cs="Arial"/>
        </w:rPr>
        <w:t>Attias</w:t>
      </w:r>
      <w:proofErr w:type="spellEnd"/>
      <w:r w:rsidRPr="00AE5886">
        <w:rPr>
          <w:rFonts w:ascii="Arial" w:hAnsi="Arial" w:cs="Arial"/>
        </w:rPr>
        <w:t xml:space="preserve"> 2013, p. 17</w:t>
      </w:r>
      <w:r>
        <w:rPr>
          <w:rFonts w:ascii="Arial" w:hAnsi="Arial" w:cs="Arial"/>
        </w:rPr>
        <w:t xml:space="preserve">). </w:t>
      </w:r>
      <w:proofErr w:type="spellStart"/>
      <w:r>
        <w:rPr>
          <w:rFonts w:ascii="Arial" w:hAnsi="Arial" w:cs="Arial"/>
        </w:rPr>
        <w:t>Attias</w:t>
      </w:r>
      <w:proofErr w:type="spellEnd"/>
      <w:r>
        <w:rPr>
          <w:rFonts w:ascii="Arial" w:hAnsi="Arial" w:cs="Arial"/>
        </w:rPr>
        <w:t xml:space="preserve"> articulated two areas where these aspirations are accompanied by anxieties that “continue to animate current controversies in DJ culture […]: a concern that new technologies degrade the fidelity of musical recordings and a concern that they undermine the development of musical technique” (2013, p. 21).</w:t>
      </w:r>
    </w:p>
    <w:p w14:paraId="66622DDC" w14:textId="77777777" w:rsidR="00C20454" w:rsidRPr="00014C50" w:rsidRDefault="00C20454" w:rsidP="00D8289F">
      <w:pPr>
        <w:jc w:val="both"/>
        <w:rPr>
          <w:rFonts w:ascii="Arial" w:hAnsi="Arial" w:cs="Arial"/>
        </w:rPr>
      </w:pPr>
    </w:p>
    <w:p w14:paraId="54561C87" w14:textId="243C3B21" w:rsidR="008C0364" w:rsidRPr="00014C50" w:rsidRDefault="008C0364" w:rsidP="00D8289F">
      <w:pPr>
        <w:jc w:val="both"/>
        <w:rPr>
          <w:rFonts w:ascii="Arial" w:hAnsi="Arial" w:cs="Arial"/>
        </w:rPr>
      </w:pPr>
      <w:r w:rsidRPr="00014C50">
        <w:rPr>
          <w:rFonts w:ascii="Arial" w:hAnsi="Arial" w:cs="Arial"/>
        </w:rPr>
        <w:t>It is no surprise that many vinyl DJs considered sync and digital audio a threat to the craft</w:t>
      </w:r>
      <w:r w:rsidR="004B5C7F" w:rsidRPr="00014C50">
        <w:rPr>
          <w:rFonts w:ascii="Arial" w:hAnsi="Arial" w:cs="Arial"/>
        </w:rPr>
        <w:t>; p</w:t>
      </w:r>
      <w:r w:rsidRPr="00014C50">
        <w:rPr>
          <w:rFonts w:ascii="Arial" w:hAnsi="Arial" w:cs="Arial"/>
        </w:rPr>
        <w:t>roduct developers pursued a workflow where beatmatching’s “cognitive load is heavily reduced” (Anderson 2005)</w:t>
      </w:r>
      <w:r w:rsidR="00314BB3" w:rsidRPr="00014C50">
        <w:rPr>
          <w:rFonts w:ascii="Arial" w:hAnsi="Arial" w:cs="Arial"/>
        </w:rPr>
        <w:t>,</w:t>
      </w:r>
      <w:r w:rsidR="004B5C7F" w:rsidRPr="00014C50">
        <w:rPr>
          <w:rFonts w:ascii="Arial" w:hAnsi="Arial" w:cs="Arial"/>
        </w:rPr>
        <w:t xml:space="preserve"> and r</w:t>
      </w:r>
      <w:r w:rsidRPr="00014C50">
        <w:rPr>
          <w:rFonts w:ascii="Arial" w:hAnsi="Arial" w:cs="Arial"/>
        </w:rPr>
        <w:t>esistance came from both practitioners and academics</w:t>
      </w:r>
      <w:r w:rsidR="0022785C">
        <w:rPr>
          <w:rFonts w:ascii="Arial" w:hAnsi="Arial" w:cs="Arial"/>
        </w:rPr>
        <w:t xml:space="preserve">. Mills suggested that DJing might become </w:t>
      </w:r>
      <w:r w:rsidR="0022785C" w:rsidRPr="00014C50">
        <w:rPr>
          <w:rFonts w:ascii="Arial" w:hAnsi="Arial" w:cs="Arial"/>
        </w:rPr>
        <w:t>“nothing more than a button any promoter can push” (2013)</w:t>
      </w:r>
      <w:r w:rsidR="0022785C">
        <w:rPr>
          <w:rFonts w:ascii="Arial" w:hAnsi="Arial" w:cs="Arial"/>
        </w:rPr>
        <w:t>, while</w:t>
      </w:r>
      <w:r w:rsidRPr="00014C50">
        <w:rPr>
          <w:rFonts w:ascii="Arial" w:hAnsi="Arial" w:cs="Arial"/>
        </w:rPr>
        <w:t xml:space="preserve"> van Veen and </w:t>
      </w:r>
      <w:proofErr w:type="spellStart"/>
      <w:r w:rsidRPr="00014C50">
        <w:rPr>
          <w:rFonts w:ascii="Arial" w:hAnsi="Arial" w:cs="Arial"/>
        </w:rPr>
        <w:t>Attias</w:t>
      </w:r>
      <w:proofErr w:type="spellEnd"/>
      <w:r w:rsidRPr="00014C50">
        <w:rPr>
          <w:rFonts w:ascii="Arial" w:hAnsi="Arial" w:cs="Arial"/>
        </w:rPr>
        <w:t xml:space="preserve"> (2011) </w:t>
      </w:r>
      <w:r w:rsidR="004B5C7F" w:rsidRPr="00014C50">
        <w:rPr>
          <w:rFonts w:ascii="Arial" w:hAnsi="Arial" w:cs="Arial"/>
        </w:rPr>
        <w:t>lamented that</w:t>
      </w:r>
      <w:r w:rsidRPr="00014C50">
        <w:rPr>
          <w:rFonts w:ascii="Arial" w:hAnsi="Arial" w:cs="Arial"/>
        </w:rPr>
        <w:t xml:space="preserve"> “the role of the DJ as human agent of music selection has been removed completely now.” </w:t>
      </w:r>
    </w:p>
    <w:p w14:paraId="06914F46" w14:textId="39C60225" w:rsidR="008C0364" w:rsidRDefault="008C0364" w:rsidP="00D8289F">
      <w:pPr>
        <w:jc w:val="both"/>
        <w:rPr>
          <w:rFonts w:ascii="Arial" w:hAnsi="Arial" w:cs="Arial"/>
        </w:rPr>
      </w:pPr>
      <w:r w:rsidRPr="00014C50">
        <w:rPr>
          <w:rFonts w:ascii="Arial" w:hAnsi="Arial" w:cs="Arial"/>
        </w:rPr>
        <w:t xml:space="preserve">  </w:t>
      </w:r>
    </w:p>
    <w:p w14:paraId="40259186" w14:textId="4CE7F4FE" w:rsidR="00AD54C2" w:rsidRDefault="004B4D61" w:rsidP="00AD54C2">
      <w:pPr>
        <w:jc w:val="both"/>
        <w:rPr>
          <w:rFonts w:ascii="Arial" w:hAnsi="Arial" w:cs="Arial"/>
        </w:rPr>
      </w:pPr>
      <w:r w:rsidRPr="00014C50">
        <w:rPr>
          <w:rFonts w:ascii="Arial" w:hAnsi="Arial" w:cs="Arial"/>
        </w:rPr>
        <w:t xml:space="preserve">This correlates to a shift </w:t>
      </w:r>
      <w:r>
        <w:rPr>
          <w:rFonts w:ascii="Arial" w:hAnsi="Arial" w:cs="Arial"/>
        </w:rPr>
        <w:t xml:space="preserve">by DJs </w:t>
      </w:r>
      <w:r w:rsidRPr="00014C50">
        <w:rPr>
          <w:rFonts w:ascii="Arial" w:hAnsi="Arial" w:cs="Arial"/>
        </w:rPr>
        <w:t>toward the laptop, an instrument used to produce music, prepare for a set, and to simultaneously play and record a performance</w:t>
      </w:r>
      <w:r>
        <w:rPr>
          <w:rFonts w:ascii="Arial" w:hAnsi="Arial" w:cs="Arial"/>
        </w:rPr>
        <w:t>, with much of this work invisible to the audience</w:t>
      </w:r>
      <w:r w:rsidRPr="00014C50">
        <w:rPr>
          <w:rFonts w:ascii="Arial" w:hAnsi="Arial" w:cs="Arial"/>
        </w:rPr>
        <w:t xml:space="preserve">. </w:t>
      </w:r>
      <w:r>
        <w:rPr>
          <w:rFonts w:ascii="Arial" w:hAnsi="Arial" w:cs="Arial"/>
        </w:rPr>
        <w:t xml:space="preserve">Accordingly, </w:t>
      </w:r>
      <w:r w:rsidR="006F055B" w:rsidRPr="00B40AAF">
        <w:rPr>
          <w:rFonts w:ascii="Arial" w:hAnsi="Arial" w:cs="Arial"/>
        </w:rPr>
        <w:t>Montano</w:t>
      </w:r>
      <w:r w:rsidR="0022785C">
        <w:rPr>
          <w:rFonts w:ascii="Arial" w:hAnsi="Arial" w:cs="Arial"/>
        </w:rPr>
        <w:t xml:space="preserve"> argued for a revised view on how authenticity and skill </w:t>
      </w:r>
      <w:r w:rsidR="00C20454">
        <w:rPr>
          <w:rFonts w:ascii="Arial" w:hAnsi="Arial" w:cs="Arial"/>
        </w:rPr>
        <w:t xml:space="preserve">was </w:t>
      </w:r>
      <w:r w:rsidR="0022785C">
        <w:rPr>
          <w:rFonts w:ascii="Arial" w:hAnsi="Arial" w:cs="Arial"/>
        </w:rPr>
        <w:t>recognised,</w:t>
      </w:r>
      <w:r w:rsidR="006F055B" w:rsidRPr="002E089C">
        <w:rPr>
          <w:rFonts w:ascii="Arial" w:hAnsi="Arial" w:cs="Arial"/>
        </w:rPr>
        <w:t xml:space="preserve"> </w:t>
      </w:r>
      <w:r w:rsidR="00AD54C2">
        <w:rPr>
          <w:rFonts w:ascii="Arial" w:hAnsi="Arial" w:cs="Arial"/>
        </w:rPr>
        <w:t>suggest</w:t>
      </w:r>
      <w:r w:rsidR="0022785C">
        <w:rPr>
          <w:rFonts w:ascii="Arial" w:hAnsi="Arial" w:cs="Arial"/>
        </w:rPr>
        <w:t>ing</w:t>
      </w:r>
      <w:r w:rsidR="00AD54C2">
        <w:rPr>
          <w:rFonts w:ascii="Arial" w:hAnsi="Arial" w:cs="Arial"/>
        </w:rPr>
        <w:t xml:space="preserve"> that</w:t>
      </w:r>
      <w:r w:rsidR="006F055B" w:rsidRPr="002E089C">
        <w:rPr>
          <w:rFonts w:ascii="Arial" w:hAnsi="Arial" w:cs="Arial"/>
        </w:rPr>
        <w:t xml:space="preserve"> </w:t>
      </w:r>
      <w:r w:rsidR="00AD54C2" w:rsidRPr="00AD54C2">
        <w:rPr>
          <w:rFonts w:ascii="Arial" w:hAnsi="Arial" w:cs="Arial"/>
        </w:rPr>
        <w:t>“w</w:t>
      </w:r>
      <w:r w:rsidR="006F055B" w:rsidRPr="00AD54C2">
        <w:rPr>
          <w:rFonts w:ascii="Arial" w:hAnsi="Arial" w:cs="Arial"/>
        </w:rPr>
        <w:t xml:space="preserve">ith the increasing use of CDs, mp3s and computer programs such as </w:t>
      </w:r>
      <w:commentRangeStart w:id="3"/>
      <w:r w:rsidR="006F055B" w:rsidRPr="00B40AAF">
        <w:rPr>
          <w:rFonts w:ascii="Arial" w:hAnsi="Arial" w:cs="Arial"/>
        </w:rPr>
        <w:t>Ableton Live</w:t>
      </w:r>
      <w:commentRangeEnd w:id="3"/>
      <w:r w:rsidR="00B40AAF">
        <w:rPr>
          <w:rStyle w:val="CommentReference"/>
          <w:rFonts w:ascii="Arial" w:eastAsiaTheme="minorHAnsi" w:hAnsi="Arial" w:cs="Arial"/>
          <w:lang w:eastAsia="en-US"/>
        </w:rPr>
        <w:commentReference w:id="3"/>
      </w:r>
      <w:r w:rsidR="006F055B" w:rsidRPr="00B40AAF">
        <w:rPr>
          <w:rFonts w:ascii="Arial" w:hAnsi="Arial" w:cs="Arial"/>
        </w:rPr>
        <w:t>,</w:t>
      </w:r>
      <w:r w:rsidR="006F055B" w:rsidRPr="00AD54C2">
        <w:rPr>
          <w:rFonts w:ascii="Arial" w:hAnsi="Arial" w:cs="Arial"/>
        </w:rPr>
        <w:t xml:space="preserve"> the notion that vinyl and turntables represent the authentic technology of DJ culture seems somewhat redundant</w:t>
      </w:r>
      <w:r w:rsidR="00AD54C2" w:rsidRPr="00AD54C2">
        <w:rPr>
          <w:rFonts w:ascii="Arial" w:hAnsi="Arial" w:cs="Arial"/>
        </w:rPr>
        <w:t>”</w:t>
      </w:r>
      <w:r w:rsidR="00461046">
        <w:rPr>
          <w:rFonts w:ascii="Arial" w:hAnsi="Arial" w:cs="Arial"/>
        </w:rPr>
        <w:t xml:space="preserve"> </w:t>
      </w:r>
      <w:r w:rsidR="00AD54C2">
        <w:rPr>
          <w:rFonts w:ascii="Arial" w:hAnsi="Arial" w:cs="Arial"/>
        </w:rPr>
        <w:t xml:space="preserve">and </w:t>
      </w:r>
      <w:r w:rsidR="0022785C">
        <w:rPr>
          <w:rFonts w:ascii="Arial" w:hAnsi="Arial" w:cs="Arial"/>
        </w:rPr>
        <w:t>that</w:t>
      </w:r>
      <w:r w:rsidR="006F055B" w:rsidRPr="00095140">
        <w:rPr>
          <w:rFonts w:ascii="Arial" w:hAnsi="Arial" w:cs="Arial"/>
          <w:i/>
          <w:iCs/>
        </w:rPr>
        <w:t xml:space="preserve"> </w:t>
      </w:r>
      <w:r w:rsidR="00AD54C2">
        <w:rPr>
          <w:rFonts w:ascii="Arial" w:hAnsi="Arial" w:cs="Arial"/>
        </w:rPr>
        <w:t>"</w:t>
      </w:r>
      <w:r w:rsidR="006F055B" w:rsidRPr="00AD54C2">
        <w:rPr>
          <w:rFonts w:ascii="Arial" w:hAnsi="Arial" w:cs="Arial"/>
        </w:rPr>
        <w:t>there needs to be a redefinition of the concept of DJing and a reframing of the skills and abilities seen as being essential to DJ practice</w:t>
      </w:r>
      <w:r w:rsidR="00AD54C2">
        <w:rPr>
          <w:rFonts w:ascii="Arial" w:hAnsi="Arial" w:cs="Arial"/>
        </w:rPr>
        <w:t>” (</w:t>
      </w:r>
      <w:r w:rsidR="00AD54C2" w:rsidRPr="00B40AAF">
        <w:rPr>
          <w:rFonts w:ascii="Arial" w:hAnsi="Arial" w:cs="Arial"/>
        </w:rPr>
        <w:t>2010, p.</w:t>
      </w:r>
      <w:r w:rsidR="00B40AAF" w:rsidRPr="00B40AAF">
        <w:rPr>
          <w:rFonts w:ascii="Arial" w:hAnsi="Arial" w:cs="Arial"/>
        </w:rPr>
        <w:t>397</w:t>
      </w:r>
      <w:r w:rsidR="00AD54C2">
        <w:rPr>
          <w:rFonts w:ascii="Arial" w:hAnsi="Arial" w:cs="Arial"/>
        </w:rPr>
        <w:t>).</w:t>
      </w:r>
      <w:r>
        <w:rPr>
          <w:rFonts w:ascii="Arial" w:hAnsi="Arial" w:cs="Arial"/>
        </w:rPr>
        <w:t xml:space="preserve"> </w:t>
      </w:r>
    </w:p>
    <w:p w14:paraId="0F9AD6F2" w14:textId="505E1C94" w:rsidR="008C0364" w:rsidRPr="00014C50" w:rsidRDefault="006F055B" w:rsidP="00AD54C2">
      <w:pPr>
        <w:jc w:val="both"/>
        <w:rPr>
          <w:rFonts w:ascii="Arial" w:hAnsi="Arial" w:cs="Arial"/>
        </w:rPr>
      </w:pPr>
      <w:r w:rsidRPr="00095140">
        <w:rPr>
          <w:rFonts w:ascii="Arial" w:hAnsi="Arial" w:cs="Arial"/>
          <w:i/>
          <w:iCs/>
        </w:rPr>
        <w:t xml:space="preserve"> </w:t>
      </w:r>
      <w:r w:rsidR="00AD54C2">
        <w:rPr>
          <w:rFonts w:ascii="Arial" w:hAnsi="Arial" w:cs="Arial"/>
        </w:rPr>
        <w:br/>
      </w:r>
      <w:r w:rsidR="008C0364" w:rsidRPr="00014C50">
        <w:rPr>
          <w:rFonts w:ascii="Arial" w:hAnsi="Arial" w:cs="Arial"/>
        </w:rPr>
        <w:t xml:space="preserve">Regardless of the DJ’s choice to </w:t>
      </w:r>
      <w:proofErr w:type="spellStart"/>
      <w:r w:rsidR="008C0364" w:rsidRPr="00014C50">
        <w:rPr>
          <w:rFonts w:ascii="Arial" w:hAnsi="Arial" w:cs="Arial"/>
        </w:rPr>
        <w:t>beatmatch</w:t>
      </w:r>
      <w:proofErr w:type="spellEnd"/>
      <w:r w:rsidR="008C0364" w:rsidRPr="00014C50">
        <w:rPr>
          <w:rFonts w:ascii="Arial" w:hAnsi="Arial" w:cs="Arial"/>
        </w:rPr>
        <w:t xml:space="preserve"> by hand or by sync, from an outsider’s perspective, the set</w:t>
      </w:r>
      <w:r w:rsidR="003D5982" w:rsidRPr="00014C50">
        <w:rPr>
          <w:rFonts w:ascii="Arial" w:hAnsi="Arial" w:cs="Arial"/>
        </w:rPr>
        <w:t>—</w:t>
      </w:r>
      <w:r w:rsidR="008C0364" w:rsidRPr="00014C50">
        <w:rPr>
          <w:rFonts w:ascii="Arial" w:hAnsi="Arial" w:cs="Arial"/>
        </w:rPr>
        <w:t>the</w:t>
      </w:r>
      <w:r w:rsidR="003D5982" w:rsidRPr="00014C50">
        <w:rPr>
          <w:rFonts w:ascii="Arial" w:hAnsi="Arial" w:cs="Arial"/>
        </w:rPr>
        <w:t xml:space="preserve"> </w:t>
      </w:r>
      <w:r w:rsidR="008C0364" w:rsidRPr="00014C50">
        <w:rPr>
          <w:rFonts w:ascii="Arial" w:hAnsi="Arial" w:cs="Arial"/>
        </w:rPr>
        <w:t>culmination of DJ curation and programming</w:t>
      </w:r>
      <w:r w:rsidR="003D5982" w:rsidRPr="00014C50">
        <w:rPr>
          <w:rFonts w:ascii="Arial" w:hAnsi="Arial" w:cs="Arial"/>
        </w:rPr>
        <w:t>—</w:t>
      </w:r>
      <w:r w:rsidR="008C0364" w:rsidRPr="00014C50">
        <w:rPr>
          <w:rFonts w:ascii="Arial" w:hAnsi="Arial" w:cs="Arial"/>
        </w:rPr>
        <w:t>has</w:t>
      </w:r>
      <w:r w:rsidR="003D5982" w:rsidRPr="00014C50">
        <w:rPr>
          <w:rFonts w:ascii="Arial" w:hAnsi="Arial" w:cs="Arial"/>
        </w:rPr>
        <w:t xml:space="preserve"> </w:t>
      </w:r>
      <w:r w:rsidR="008C0364" w:rsidRPr="00014C50">
        <w:rPr>
          <w:rFonts w:ascii="Arial" w:hAnsi="Arial" w:cs="Arial"/>
        </w:rPr>
        <w:t>barely changed since the 1970s. The audio remains a collection of tracks, summed and arranged in long form with the intention of minimising distinctions and maintain</w:t>
      </w:r>
      <w:r w:rsidR="009230A9" w:rsidRPr="00014C50">
        <w:rPr>
          <w:rFonts w:ascii="Arial" w:hAnsi="Arial" w:cs="Arial"/>
        </w:rPr>
        <w:t>ing</w:t>
      </w:r>
      <w:r w:rsidR="008C0364" w:rsidRPr="00014C50">
        <w:rPr>
          <w:rFonts w:ascii="Arial" w:hAnsi="Arial" w:cs="Arial"/>
        </w:rPr>
        <w:t xml:space="preserve"> continuity. Many patrons can</w:t>
      </w:r>
      <w:r w:rsidR="007E75AF" w:rsidRPr="00014C50">
        <w:rPr>
          <w:rFonts w:ascii="Arial" w:hAnsi="Arial" w:cs="Arial"/>
        </w:rPr>
        <w:t>not</w:t>
      </w:r>
      <w:r w:rsidR="008C0364" w:rsidRPr="00014C50">
        <w:rPr>
          <w:rFonts w:ascii="Arial" w:hAnsi="Arial" w:cs="Arial"/>
        </w:rPr>
        <w:t xml:space="preserve"> detect </w:t>
      </w:r>
      <w:r w:rsidR="009A4D27" w:rsidRPr="00014C50">
        <w:rPr>
          <w:rFonts w:ascii="Arial" w:hAnsi="Arial" w:cs="Arial"/>
        </w:rPr>
        <w:t xml:space="preserve">whether they are experiencing </w:t>
      </w:r>
      <w:r w:rsidR="008C0364" w:rsidRPr="00014C50">
        <w:rPr>
          <w:rFonts w:ascii="Arial" w:hAnsi="Arial" w:cs="Arial"/>
        </w:rPr>
        <w:t>the nuances of manual, human beatmatching</w:t>
      </w:r>
      <w:r w:rsidR="009A4D27" w:rsidRPr="00014C50">
        <w:rPr>
          <w:rFonts w:ascii="Arial" w:hAnsi="Arial" w:cs="Arial"/>
        </w:rPr>
        <w:t xml:space="preserve"> or</w:t>
      </w:r>
      <w:r w:rsidR="008C0364" w:rsidRPr="00014C50">
        <w:rPr>
          <w:rFonts w:ascii="Arial" w:hAnsi="Arial" w:cs="Arial"/>
        </w:rPr>
        <w:t xml:space="preserve"> the precision of automated sync, and SNL’s representation of adoring EDM fans suggests that plenty do</w:t>
      </w:r>
      <w:r w:rsidR="00BB2352" w:rsidRPr="00014C50">
        <w:rPr>
          <w:rFonts w:ascii="Arial" w:hAnsi="Arial" w:cs="Arial"/>
        </w:rPr>
        <w:t xml:space="preserve"> not</w:t>
      </w:r>
      <w:r w:rsidR="008C0364" w:rsidRPr="00014C50">
        <w:rPr>
          <w:rFonts w:ascii="Arial" w:hAnsi="Arial" w:cs="Arial"/>
        </w:rPr>
        <w:t xml:space="preserve"> care.</w:t>
      </w:r>
    </w:p>
    <w:p w14:paraId="4234C354" w14:textId="77777777" w:rsidR="008C0364" w:rsidRPr="00014C50" w:rsidRDefault="008C0364" w:rsidP="00D8289F">
      <w:pPr>
        <w:jc w:val="both"/>
        <w:rPr>
          <w:rFonts w:ascii="Arial" w:hAnsi="Arial" w:cs="Arial"/>
        </w:rPr>
      </w:pPr>
    </w:p>
    <w:p w14:paraId="7D3636F1" w14:textId="124932F2" w:rsidR="008C0364" w:rsidRPr="00014C50" w:rsidRDefault="00635318" w:rsidP="00D8289F">
      <w:pPr>
        <w:jc w:val="both"/>
        <w:rPr>
          <w:rFonts w:ascii="Arial" w:hAnsi="Arial" w:cs="Arial"/>
          <w:i/>
          <w:iCs/>
        </w:rPr>
      </w:pPr>
      <w:r w:rsidRPr="00014C50">
        <w:rPr>
          <w:rFonts w:ascii="Arial" w:hAnsi="Arial" w:cs="Arial"/>
        </w:rPr>
        <w:t>Sync</w:t>
      </w:r>
      <w:r w:rsidR="008C0364" w:rsidRPr="00014C50">
        <w:rPr>
          <w:rFonts w:ascii="Arial" w:hAnsi="Arial" w:cs="Arial"/>
        </w:rPr>
        <w:t xml:space="preserve"> presents an opportunity to move the DJ craft beyond its two-deck conventions: more precise mixing; more channels</w:t>
      </w:r>
      <w:r w:rsidRPr="00014C50">
        <w:rPr>
          <w:rFonts w:ascii="Arial" w:hAnsi="Arial" w:cs="Arial"/>
        </w:rPr>
        <w:t>, and</w:t>
      </w:r>
      <w:r w:rsidR="008C0364" w:rsidRPr="00014C50">
        <w:rPr>
          <w:rFonts w:ascii="Arial" w:hAnsi="Arial" w:cs="Arial"/>
        </w:rPr>
        <w:t xml:space="preserve"> new instruments </w:t>
      </w:r>
      <w:r w:rsidRPr="00014C50">
        <w:rPr>
          <w:rFonts w:ascii="Arial" w:hAnsi="Arial" w:cs="Arial"/>
        </w:rPr>
        <w:t xml:space="preserve">brought together </w:t>
      </w:r>
      <w:r w:rsidR="008C0364" w:rsidRPr="00014C50">
        <w:rPr>
          <w:rFonts w:ascii="Arial" w:hAnsi="Arial" w:cs="Arial"/>
        </w:rPr>
        <w:t xml:space="preserve">in ways </w:t>
      </w:r>
      <w:r w:rsidR="000D62EA" w:rsidRPr="00014C50">
        <w:rPr>
          <w:rFonts w:ascii="Arial" w:hAnsi="Arial" w:cs="Arial"/>
        </w:rPr>
        <w:t xml:space="preserve">that </w:t>
      </w:r>
      <w:r w:rsidR="00EB3E9B" w:rsidRPr="00014C50">
        <w:rPr>
          <w:rFonts w:ascii="Arial" w:hAnsi="Arial" w:cs="Arial"/>
        </w:rPr>
        <w:t>were</w:t>
      </w:r>
      <w:r w:rsidR="000D62EA" w:rsidRPr="00014C50">
        <w:rPr>
          <w:rFonts w:ascii="Arial" w:hAnsi="Arial" w:cs="Arial"/>
        </w:rPr>
        <w:t xml:space="preserve"> </w:t>
      </w:r>
      <w:r w:rsidR="008C0364" w:rsidRPr="00014C50">
        <w:rPr>
          <w:rFonts w:ascii="Arial" w:hAnsi="Arial" w:cs="Arial"/>
        </w:rPr>
        <w:t xml:space="preserve">previously impossible. In so doing, adding these new layers of control and automation can “obfuscate and distend the moment of creation, making it more difficult for audiences to connect what they see on stage with what they hear” (McAlpine 2019, </w:t>
      </w:r>
      <w:r w:rsidR="00363D8E" w:rsidRPr="00014C50">
        <w:rPr>
          <w:rFonts w:ascii="Arial" w:hAnsi="Arial" w:cs="Arial"/>
        </w:rPr>
        <w:t xml:space="preserve">pp. </w:t>
      </w:r>
      <w:r w:rsidR="008C0364" w:rsidRPr="00014C50">
        <w:rPr>
          <w:rFonts w:ascii="Arial" w:hAnsi="Arial" w:cs="Arial"/>
        </w:rPr>
        <w:t xml:space="preserve">189-190). The risk is that by characterising DJ performance as </w:t>
      </w:r>
      <w:r w:rsidRPr="00014C50">
        <w:rPr>
          <w:rFonts w:ascii="Arial" w:hAnsi="Arial" w:cs="Arial"/>
        </w:rPr>
        <w:t xml:space="preserve">did </w:t>
      </w:r>
      <w:r w:rsidR="008C0364" w:rsidRPr="00014C50">
        <w:rPr>
          <w:rFonts w:ascii="Arial" w:hAnsi="Arial" w:cs="Arial"/>
        </w:rPr>
        <w:t>the SNL sketch, the craft of the DJ is reduced to the press of a magic button; EDM audiences are considered gullible, and DJs are considered cheats.</w:t>
      </w:r>
    </w:p>
    <w:p w14:paraId="23E6BC0E" w14:textId="77777777" w:rsidR="008C0364" w:rsidRPr="00014C50" w:rsidRDefault="008C0364" w:rsidP="00D8289F">
      <w:pPr>
        <w:jc w:val="both"/>
        <w:rPr>
          <w:rFonts w:ascii="Arial" w:hAnsi="Arial" w:cs="Arial"/>
        </w:rPr>
      </w:pPr>
    </w:p>
    <w:p w14:paraId="13E85913" w14:textId="673ADDF8" w:rsidR="008C0364" w:rsidRPr="00014C50" w:rsidRDefault="008C0364" w:rsidP="00D8289F">
      <w:pPr>
        <w:jc w:val="both"/>
        <w:rPr>
          <w:rFonts w:ascii="Arial" w:hAnsi="Arial" w:cs="Arial"/>
        </w:rPr>
      </w:pPr>
      <w:r w:rsidRPr="00014C50">
        <w:rPr>
          <w:rFonts w:ascii="Arial" w:hAnsi="Arial" w:cs="Arial"/>
        </w:rPr>
        <w:t>Hawtin hardly seeks a reduced cognitive load, however; his setup incorporates new instruments and techniques across the six-channel</w:t>
      </w:r>
      <w:r w:rsidR="00635318" w:rsidRPr="00014C50">
        <w:rPr>
          <w:rStyle w:val="FootnoteReference"/>
          <w:rFonts w:ascii="Arial" w:hAnsi="Arial" w:cs="Arial"/>
        </w:rPr>
        <w:footnoteReference w:id="2"/>
      </w:r>
      <w:r w:rsidRPr="00014C50">
        <w:rPr>
          <w:rFonts w:ascii="Arial" w:hAnsi="Arial" w:cs="Arial"/>
        </w:rPr>
        <w:t xml:space="preserve"> Model 1 mixer that he helped to design. Before 2001</w:t>
      </w:r>
      <w:r w:rsidR="0060111E" w:rsidRPr="00014C50">
        <w:rPr>
          <w:rFonts w:ascii="Arial" w:hAnsi="Arial" w:cs="Arial"/>
        </w:rPr>
        <w:t>,</w:t>
      </w:r>
      <w:r w:rsidRPr="00014C50">
        <w:rPr>
          <w:rFonts w:ascii="Arial" w:hAnsi="Arial" w:cs="Arial"/>
        </w:rPr>
        <w:t xml:space="preserve"> DJs could not have imagined a performance on six channels, </w:t>
      </w:r>
      <w:r w:rsidRPr="00014C50">
        <w:rPr>
          <w:rFonts w:ascii="Arial" w:hAnsi="Arial" w:cs="Arial"/>
        </w:rPr>
        <w:lastRenderedPageBreak/>
        <w:t>but with the cognitive load historically devoted to beatmatching now freed up, modern DJ</w:t>
      </w:r>
      <w:r w:rsidR="000D62EA" w:rsidRPr="00014C50">
        <w:rPr>
          <w:rFonts w:ascii="Arial" w:hAnsi="Arial" w:cs="Arial"/>
        </w:rPr>
        <w:t>s</w:t>
      </w:r>
      <w:r w:rsidRPr="00014C50">
        <w:rPr>
          <w:rFonts w:ascii="Arial" w:hAnsi="Arial" w:cs="Arial"/>
        </w:rPr>
        <w:t xml:space="preserve"> </w:t>
      </w:r>
      <w:r w:rsidR="006D20C8" w:rsidRPr="00014C50">
        <w:rPr>
          <w:rFonts w:ascii="Arial" w:hAnsi="Arial" w:cs="Arial"/>
        </w:rPr>
        <w:t xml:space="preserve">can </w:t>
      </w:r>
      <w:r w:rsidRPr="00014C50">
        <w:rPr>
          <w:rFonts w:ascii="Arial" w:hAnsi="Arial" w:cs="Arial"/>
        </w:rPr>
        <w:t xml:space="preserve">move beyond connecting the </w:t>
      </w:r>
      <w:r w:rsidR="00D62C56">
        <w:rPr>
          <w:rFonts w:ascii="Arial" w:hAnsi="Arial" w:cs="Arial"/>
        </w:rPr>
        <w:t>“</w:t>
      </w:r>
      <w:r w:rsidRPr="00014C50">
        <w:rPr>
          <w:rFonts w:ascii="Arial" w:hAnsi="Arial" w:cs="Arial"/>
        </w:rPr>
        <w:t>intro</w:t>
      </w:r>
      <w:r w:rsidR="00D62C56">
        <w:rPr>
          <w:rFonts w:ascii="Arial" w:hAnsi="Arial" w:cs="Arial"/>
        </w:rPr>
        <w:t>”</w:t>
      </w:r>
      <w:r w:rsidRPr="00014C50">
        <w:rPr>
          <w:rFonts w:ascii="Arial" w:hAnsi="Arial" w:cs="Arial"/>
        </w:rPr>
        <w:t xml:space="preserve"> and </w:t>
      </w:r>
      <w:r w:rsidR="00D62C56">
        <w:rPr>
          <w:rFonts w:ascii="Arial" w:hAnsi="Arial" w:cs="Arial"/>
        </w:rPr>
        <w:t>“</w:t>
      </w:r>
      <w:r w:rsidRPr="00014C50">
        <w:rPr>
          <w:rFonts w:ascii="Arial" w:hAnsi="Arial" w:cs="Arial"/>
        </w:rPr>
        <w:t>outro</w:t>
      </w:r>
      <w:r w:rsidR="00D62C56">
        <w:rPr>
          <w:rFonts w:ascii="Arial" w:hAnsi="Arial" w:cs="Arial"/>
        </w:rPr>
        <w:t>”</w:t>
      </w:r>
      <w:r w:rsidRPr="00014C50">
        <w:rPr>
          <w:rFonts w:ascii="Arial" w:hAnsi="Arial" w:cs="Arial"/>
        </w:rPr>
        <w:t xml:space="preserve"> sections of existing tracks </w:t>
      </w:r>
      <w:r w:rsidR="006D20C8" w:rsidRPr="00014C50">
        <w:rPr>
          <w:rFonts w:ascii="Arial" w:hAnsi="Arial" w:cs="Arial"/>
        </w:rPr>
        <w:t xml:space="preserve">to </w:t>
      </w:r>
      <w:r w:rsidR="00635318" w:rsidRPr="00014C50">
        <w:rPr>
          <w:rFonts w:ascii="Arial" w:hAnsi="Arial" w:cs="Arial"/>
        </w:rPr>
        <w:t xml:space="preserve">be </w:t>
      </w:r>
      <w:r w:rsidRPr="00014C50">
        <w:rPr>
          <w:rFonts w:ascii="Arial" w:hAnsi="Arial" w:cs="Arial"/>
        </w:rPr>
        <w:t xml:space="preserve">more creative with the underlying materials. This continues a tradition established in the early 1970s by DJs like Nicky </w:t>
      </w:r>
      <w:proofErr w:type="spellStart"/>
      <w:r w:rsidRPr="00014C50">
        <w:rPr>
          <w:rFonts w:ascii="Arial" w:hAnsi="Arial" w:cs="Arial"/>
        </w:rPr>
        <w:t>Siano</w:t>
      </w:r>
      <w:proofErr w:type="spellEnd"/>
      <w:r w:rsidRPr="00014C50">
        <w:rPr>
          <w:rFonts w:ascii="Arial" w:hAnsi="Arial" w:cs="Arial"/>
        </w:rPr>
        <w:t xml:space="preserve">, who in 1973 began playing on three turntables instead of two (Shapiro 2005, </w:t>
      </w:r>
      <w:r w:rsidR="00363D8E" w:rsidRPr="00014C50">
        <w:rPr>
          <w:rFonts w:ascii="Arial" w:hAnsi="Arial" w:cs="Arial"/>
        </w:rPr>
        <w:t xml:space="preserve">pp. </w:t>
      </w:r>
      <w:r w:rsidRPr="00014C50">
        <w:rPr>
          <w:rFonts w:ascii="Arial" w:hAnsi="Arial" w:cs="Arial"/>
        </w:rPr>
        <w:t>37-38)</w:t>
      </w:r>
      <w:r w:rsidR="00A36091" w:rsidRPr="00014C50">
        <w:rPr>
          <w:rFonts w:ascii="Arial" w:hAnsi="Arial" w:cs="Arial"/>
        </w:rPr>
        <w:t xml:space="preserve">. </w:t>
      </w:r>
      <w:proofErr w:type="spellStart"/>
      <w:r w:rsidR="00A36091" w:rsidRPr="00014C50">
        <w:rPr>
          <w:rFonts w:ascii="Arial" w:hAnsi="Arial" w:cs="Arial"/>
        </w:rPr>
        <w:t>Siano</w:t>
      </w:r>
      <w:proofErr w:type="spellEnd"/>
      <w:r w:rsidRPr="00014C50">
        <w:rPr>
          <w:rFonts w:ascii="Arial" w:hAnsi="Arial" w:cs="Arial"/>
        </w:rPr>
        <w:t xml:space="preserve"> made drastic temporal changes to records to make them fit into his sets </w:t>
      </w:r>
      <w:r w:rsidR="006D20C8" w:rsidRPr="00014C50">
        <w:rPr>
          <w:rFonts w:ascii="Arial" w:hAnsi="Arial" w:cs="Arial"/>
        </w:rPr>
        <w:t xml:space="preserve">and used </w:t>
      </w:r>
      <w:r w:rsidRPr="00014C50">
        <w:rPr>
          <w:rFonts w:ascii="Arial" w:hAnsi="Arial" w:cs="Arial"/>
        </w:rPr>
        <w:t xml:space="preserve">duplicate records to piece together new arrangements. He was “not so much playing records as making music” (Lawrence 2003, </w:t>
      </w:r>
      <w:r w:rsidR="00363D8E" w:rsidRPr="00014C50">
        <w:rPr>
          <w:rFonts w:ascii="Arial" w:hAnsi="Arial" w:cs="Arial"/>
        </w:rPr>
        <w:t xml:space="preserve">p. </w:t>
      </w:r>
      <w:r w:rsidRPr="00014C50">
        <w:rPr>
          <w:rFonts w:ascii="Arial" w:hAnsi="Arial" w:cs="Arial"/>
        </w:rPr>
        <w:t>107).</w:t>
      </w:r>
      <w:r w:rsidR="00CB1E5E" w:rsidRPr="00014C50">
        <w:rPr>
          <w:rFonts w:ascii="Arial" w:hAnsi="Arial" w:cs="Arial"/>
        </w:rPr>
        <w:t xml:space="preserve"> </w:t>
      </w:r>
      <w:r w:rsidR="00635318" w:rsidRPr="00014C50">
        <w:rPr>
          <w:rFonts w:ascii="Arial" w:hAnsi="Arial" w:cs="Arial"/>
        </w:rPr>
        <w:t>Nevertheless, u</w:t>
      </w:r>
      <w:r w:rsidRPr="00014C50">
        <w:rPr>
          <w:rFonts w:ascii="Arial" w:hAnsi="Arial" w:cs="Arial"/>
        </w:rPr>
        <w:t xml:space="preserve">ntil the turn of the century, the DJ’s standard </w:t>
      </w:r>
      <w:r w:rsidR="00167F49">
        <w:rPr>
          <w:rFonts w:ascii="Arial" w:hAnsi="Arial" w:cs="Arial"/>
        </w:rPr>
        <w:t>“</w:t>
      </w:r>
      <w:r w:rsidR="00D35CB3" w:rsidRPr="00014C50">
        <w:rPr>
          <w:rFonts w:ascii="Arial" w:hAnsi="Arial" w:cs="Arial"/>
        </w:rPr>
        <w:t>two-deck</w:t>
      </w:r>
      <w:r w:rsidR="00167F49">
        <w:rPr>
          <w:rFonts w:ascii="Arial" w:hAnsi="Arial" w:cs="Arial"/>
        </w:rPr>
        <w:t>”</w:t>
      </w:r>
      <w:r w:rsidR="00D35CB3" w:rsidRPr="00014C50">
        <w:rPr>
          <w:rFonts w:ascii="Arial" w:hAnsi="Arial" w:cs="Arial"/>
        </w:rPr>
        <w:t xml:space="preserve"> </w:t>
      </w:r>
      <w:r w:rsidRPr="00014C50">
        <w:rPr>
          <w:rFonts w:ascii="Arial" w:hAnsi="Arial" w:cs="Arial"/>
        </w:rPr>
        <w:t>performance configuration</w:t>
      </w:r>
      <w:r w:rsidR="00635318" w:rsidRPr="00014C50">
        <w:rPr>
          <w:rFonts w:ascii="Arial" w:hAnsi="Arial" w:cs="Arial"/>
        </w:rPr>
        <w:t xml:space="preserve"> </w:t>
      </w:r>
      <w:r w:rsidRPr="00014C50">
        <w:rPr>
          <w:rFonts w:ascii="Arial" w:hAnsi="Arial" w:cs="Arial"/>
        </w:rPr>
        <w:t xml:space="preserve">had barely </w:t>
      </w:r>
      <w:r w:rsidR="00635318" w:rsidRPr="00014C50">
        <w:rPr>
          <w:rFonts w:ascii="Arial" w:hAnsi="Arial" w:cs="Arial"/>
        </w:rPr>
        <w:t xml:space="preserve">changed, and as a result, neither had the form and structure of the DJ set. Much of the craft of DJing was </w:t>
      </w:r>
      <w:r w:rsidR="00360A56" w:rsidRPr="00014C50">
        <w:rPr>
          <w:rFonts w:ascii="Arial" w:hAnsi="Arial" w:cs="Arial"/>
        </w:rPr>
        <w:t xml:space="preserve">devoted to </w:t>
      </w:r>
      <w:r w:rsidR="00635318" w:rsidRPr="00014C50">
        <w:rPr>
          <w:rFonts w:ascii="Arial" w:hAnsi="Arial" w:cs="Arial"/>
        </w:rPr>
        <w:t>cueing up and handling the transitions between vinyl records, and virtuosity was measured by the number of simultaneous tracks a DJ could handle</w:t>
      </w:r>
      <w:r w:rsidR="00CD7619" w:rsidRPr="00014C50">
        <w:rPr>
          <w:rFonts w:ascii="Arial" w:hAnsi="Arial" w:cs="Arial"/>
        </w:rPr>
        <w:t>;</w:t>
      </w:r>
      <w:r w:rsidR="00635318" w:rsidRPr="00014C50">
        <w:rPr>
          <w:rFonts w:ascii="Arial" w:hAnsi="Arial" w:cs="Arial"/>
        </w:rPr>
        <w:t xml:space="preserve"> by the late 1990s, </w:t>
      </w:r>
      <w:r w:rsidR="00167F49">
        <w:rPr>
          <w:rFonts w:ascii="Arial" w:hAnsi="Arial" w:cs="Arial"/>
        </w:rPr>
        <w:t>“</w:t>
      </w:r>
      <w:r w:rsidR="00635318" w:rsidRPr="00014C50">
        <w:rPr>
          <w:rFonts w:ascii="Arial" w:hAnsi="Arial" w:cs="Arial"/>
        </w:rPr>
        <w:t>three deck wizards</w:t>
      </w:r>
      <w:r w:rsidR="00167F49">
        <w:rPr>
          <w:rFonts w:ascii="Arial" w:hAnsi="Arial" w:cs="Arial"/>
        </w:rPr>
        <w:t>”</w:t>
      </w:r>
      <w:r w:rsidR="00635318" w:rsidRPr="00014C50">
        <w:rPr>
          <w:rFonts w:ascii="Arial" w:hAnsi="Arial" w:cs="Arial"/>
        </w:rPr>
        <w:t xml:space="preserve"> like Mills were considered virtuosi (Butler 2006, </w:t>
      </w:r>
      <w:r w:rsidR="0031332E" w:rsidRPr="00014C50">
        <w:rPr>
          <w:rFonts w:ascii="Arial" w:hAnsi="Arial" w:cs="Arial"/>
        </w:rPr>
        <w:t xml:space="preserve">p. </w:t>
      </w:r>
      <w:r w:rsidR="00635318" w:rsidRPr="00014C50">
        <w:rPr>
          <w:rFonts w:ascii="Arial" w:hAnsi="Arial" w:cs="Arial"/>
        </w:rPr>
        <w:t>52</w:t>
      </w:r>
      <w:r w:rsidR="00B07F6B" w:rsidRPr="00014C50">
        <w:rPr>
          <w:rFonts w:ascii="Arial" w:hAnsi="Arial" w:cs="Arial"/>
        </w:rPr>
        <w:t xml:space="preserve">; Reynolds 1998, </w:t>
      </w:r>
      <w:r w:rsidR="0031332E" w:rsidRPr="00014C50">
        <w:rPr>
          <w:rFonts w:ascii="Arial" w:hAnsi="Arial" w:cs="Arial"/>
        </w:rPr>
        <w:t xml:space="preserve">pp. </w:t>
      </w:r>
      <w:r w:rsidR="00B07F6B" w:rsidRPr="00014C50">
        <w:rPr>
          <w:rFonts w:ascii="Arial" w:hAnsi="Arial" w:cs="Arial"/>
        </w:rPr>
        <w:t>272-273</w:t>
      </w:r>
      <w:r w:rsidR="00635318" w:rsidRPr="00014C50">
        <w:rPr>
          <w:rFonts w:ascii="Arial" w:hAnsi="Arial" w:cs="Arial"/>
        </w:rPr>
        <w:t>).</w:t>
      </w:r>
      <w:r w:rsidR="0028115B" w:rsidRPr="00014C50">
        <w:rPr>
          <w:rFonts w:ascii="Arial" w:hAnsi="Arial" w:cs="Arial"/>
        </w:rPr>
        <w:t xml:space="preserve"> Overall, </w:t>
      </w:r>
      <w:r w:rsidR="00C2407A" w:rsidRPr="00014C50">
        <w:rPr>
          <w:rFonts w:ascii="Arial" w:hAnsi="Arial" w:cs="Arial"/>
        </w:rPr>
        <w:t>i</w:t>
      </w:r>
      <w:r w:rsidRPr="00014C50">
        <w:rPr>
          <w:rFonts w:ascii="Arial" w:hAnsi="Arial" w:cs="Arial"/>
        </w:rPr>
        <w:t xml:space="preserve">t </w:t>
      </w:r>
      <w:r w:rsidR="00635318" w:rsidRPr="00014C50">
        <w:rPr>
          <w:rFonts w:ascii="Arial" w:hAnsi="Arial" w:cs="Arial"/>
        </w:rPr>
        <w:t xml:space="preserve">was the introduction of new digital </w:t>
      </w:r>
      <w:r w:rsidRPr="00014C50">
        <w:rPr>
          <w:rFonts w:ascii="Arial" w:hAnsi="Arial" w:cs="Arial"/>
        </w:rPr>
        <w:t>technologies</w:t>
      </w:r>
      <w:r w:rsidR="00C2407A" w:rsidRPr="00014C50">
        <w:rPr>
          <w:rFonts w:ascii="Arial" w:hAnsi="Arial" w:cs="Arial"/>
        </w:rPr>
        <w:t>—</w:t>
      </w:r>
      <w:r w:rsidR="00635318" w:rsidRPr="00014C50">
        <w:rPr>
          <w:rFonts w:ascii="Arial" w:hAnsi="Arial" w:cs="Arial"/>
        </w:rPr>
        <w:t>primarily</w:t>
      </w:r>
      <w:r w:rsidR="00C2407A" w:rsidRPr="00014C50">
        <w:rPr>
          <w:rFonts w:ascii="Arial" w:hAnsi="Arial" w:cs="Arial"/>
        </w:rPr>
        <w:t xml:space="preserve"> </w:t>
      </w:r>
      <w:r w:rsidR="00635318" w:rsidRPr="00014C50">
        <w:rPr>
          <w:rFonts w:ascii="Arial" w:hAnsi="Arial" w:cs="Arial"/>
        </w:rPr>
        <w:t xml:space="preserve">MP3 files, digital </w:t>
      </w:r>
      <w:proofErr w:type="gramStart"/>
      <w:r w:rsidR="00635318" w:rsidRPr="00014C50">
        <w:rPr>
          <w:rFonts w:ascii="Arial" w:hAnsi="Arial" w:cs="Arial"/>
        </w:rPr>
        <w:t>controllers</w:t>
      </w:r>
      <w:proofErr w:type="gramEnd"/>
      <w:r w:rsidRPr="00014C50">
        <w:rPr>
          <w:rFonts w:ascii="Arial" w:hAnsi="Arial" w:cs="Arial"/>
        </w:rPr>
        <w:t xml:space="preserve"> and sync</w:t>
      </w:r>
      <w:r w:rsidR="00C2407A" w:rsidRPr="00014C50">
        <w:rPr>
          <w:rFonts w:ascii="Arial" w:hAnsi="Arial" w:cs="Arial"/>
        </w:rPr>
        <w:t>—</w:t>
      </w:r>
      <w:r w:rsidRPr="00014C50">
        <w:rPr>
          <w:rFonts w:ascii="Arial" w:hAnsi="Arial" w:cs="Arial"/>
        </w:rPr>
        <w:t>t</w:t>
      </w:r>
      <w:r w:rsidR="00635318" w:rsidRPr="00014C50">
        <w:rPr>
          <w:rFonts w:ascii="Arial" w:hAnsi="Arial" w:cs="Arial"/>
        </w:rPr>
        <w:t>hat</w:t>
      </w:r>
      <w:r w:rsidR="00C2407A" w:rsidRPr="00014C50">
        <w:rPr>
          <w:rFonts w:ascii="Arial" w:hAnsi="Arial" w:cs="Arial"/>
        </w:rPr>
        <w:t xml:space="preserve"> </w:t>
      </w:r>
      <w:r w:rsidR="00635318" w:rsidRPr="00014C50">
        <w:rPr>
          <w:rFonts w:ascii="Arial" w:hAnsi="Arial" w:cs="Arial"/>
        </w:rPr>
        <w:t>enabled DJs</w:t>
      </w:r>
      <w:r w:rsidRPr="00014C50">
        <w:rPr>
          <w:rFonts w:ascii="Arial" w:hAnsi="Arial" w:cs="Arial"/>
        </w:rPr>
        <w:t xml:space="preserve"> </w:t>
      </w:r>
      <w:r w:rsidR="004A48A9" w:rsidRPr="00014C50">
        <w:rPr>
          <w:rFonts w:ascii="Arial" w:hAnsi="Arial" w:cs="Arial"/>
        </w:rPr>
        <w:t xml:space="preserve">to </w:t>
      </w:r>
      <w:r w:rsidRPr="00014C50">
        <w:rPr>
          <w:rFonts w:ascii="Arial" w:hAnsi="Arial" w:cs="Arial"/>
        </w:rPr>
        <w:t>overcome the tactile and cognitive limitations</w:t>
      </w:r>
      <w:r w:rsidR="00635318" w:rsidRPr="00014C50">
        <w:rPr>
          <w:rFonts w:ascii="Arial" w:hAnsi="Arial" w:cs="Arial"/>
        </w:rPr>
        <w:t xml:space="preserve"> of traditional DJ performance and to routinely play and manipulate multiple tracks in real-time</w:t>
      </w:r>
      <w:r w:rsidRPr="00014C50">
        <w:rPr>
          <w:rFonts w:ascii="Arial" w:hAnsi="Arial" w:cs="Arial"/>
        </w:rPr>
        <w:t xml:space="preserve">. </w:t>
      </w:r>
      <w:proofErr w:type="gramStart"/>
      <w:r w:rsidRPr="00014C50">
        <w:rPr>
          <w:rFonts w:ascii="Arial" w:hAnsi="Arial" w:cs="Arial"/>
        </w:rPr>
        <w:t>As a consequence</w:t>
      </w:r>
      <w:proofErr w:type="gramEnd"/>
      <w:r w:rsidRPr="00014C50">
        <w:rPr>
          <w:rFonts w:ascii="Arial" w:hAnsi="Arial" w:cs="Arial"/>
        </w:rPr>
        <w:t>, the practice and the output of DJing</w:t>
      </w:r>
      <w:r w:rsidR="00635318" w:rsidRPr="00014C50">
        <w:rPr>
          <w:rFonts w:ascii="Arial" w:hAnsi="Arial" w:cs="Arial"/>
        </w:rPr>
        <w:t>, and the notion of what constitute</w:t>
      </w:r>
      <w:r w:rsidR="00EB3E9B" w:rsidRPr="00014C50">
        <w:rPr>
          <w:rFonts w:ascii="Arial" w:hAnsi="Arial" w:cs="Arial"/>
        </w:rPr>
        <w:t>s</w:t>
      </w:r>
      <w:r w:rsidR="00635318" w:rsidRPr="00014C50">
        <w:rPr>
          <w:rFonts w:ascii="Arial" w:hAnsi="Arial" w:cs="Arial"/>
        </w:rPr>
        <w:t xml:space="preserve"> virtuosic DJ </w:t>
      </w:r>
      <w:r w:rsidR="00EB3E9B" w:rsidRPr="00014C50">
        <w:rPr>
          <w:rFonts w:ascii="Arial" w:hAnsi="Arial" w:cs="Arial"/>
        </w:rPr>
        <w:t>technique</w:t>
      </w:r>
      <w:r w:rsidRPr="00014C50">
        <w:rPr>
          <w:rFonts w:ascii="Arial" w:hAnsi="Arial" w:cs="Arial"/>
        </w:rPr>
        <w:t xml:space="preserve"> </w:t>
      </w:r>
      <w:r w:rsidR="00EB3E9B" w:rsidRPr="00014C50">
        <w:rPr>
          <w:rFonts w:ascii="Arial" w:hAnsi="Arial" w:cs="Arial"/>
        </w:rPr>
        <w:t xml:space="preserve">has </w:t>
      </w:r>
      <w:r w:rsidRPr="00014C50">
        <w:rPr>
          <w:rFonts w:ascii="Arial" w:hAnsi="Arial" w:cs="Arial"/>
        </w:rPr>
        <w:t>changed.</w:t>
      </w:r>
    </w:p>
    <w:p w14:paraId="53ADEC04" w14:textId="77777777" w:rsidR="008C0364" w:rsidRPr="00014C50" w:rsidRDefault="008C0364" w:rsidP="00D8289F">
      <w:pPr>
        <w:jc w:val="both"/>
        <w:rPr>
          <w:rFonts w:ascii="Arial" w:hAnsi="Arial" w:cs="Arial"/>
        </w:rPr>
      </w:pPr>
    </w:p>
    <w:p w14:paraId="5244458C" w14:textId="668C0B7F" w:rsidR="008C0364" w:rsidRPr="00014C50" w:rsidRDefault="00B301D3" w:rsidP="00D8289F">
      <w:pPr>
        <w:jc w:val="both"/>
        <w:rPr>
          <w:rFonts w:ascii="Arial" w:hAnsi="Arial" w:cs="Arial"/>
        </w:rPr>
      </w:pPr>
      <w:r w:rsidRPr="00014C50">
        <w:rPr>
          <w:rFonts w:ascii="Arial" w:hAnsi="Arial" w:cs="Arial"/>
        </w:rPr>
        <w:t xml:space="preserve">This paper argues that sync continues the tradition of digital disruption and extends it to consider </w:t>
      </w:r>
      <w:r w:rsidR="00EB3E9B" w:rsidRPr="00014C50">
        <w:rPr>
          <w:rFonts w:ascii="Arial" w:hAnsi="Arial" w:cs="Arial"/>
        </w:rPr>
        <w:t xml:space="preserve">the </w:t>
      </w:r>
      <w:r w:rsidRPr="00014C50">
        <w:rPr>
          <w:rFonts w:ascii="Arial" w:hAnsi="Arial" w:cs="Arial"/>
        </w:rPr>
        <w:t>impact not only on music performance, but on notions of authenticity and virtuosity</w:t>
      </w:r>
      <w:r w:rsidR="008C0364" w:rsidRPr="00014C50">
        <w:rPr>
          <w:rFonts w:ascii="Arial" w:hAnsi="Arial" w:cs="Arial"/>
        </w:rPr>
        <w:t xml:space="preserve">. Investigating the work of DJs such as Hawtin and Mills and the author’s own practice pre- and post-sync, it draws parallels between the DJ-centric discourse on sync and David Hockney’s enquiry into the use of optics by the Old Masters of painting and drawing. Hockney’s practice-led research methodology allowed him to chart historical trends in technology-assisted technique, and then to identify where artists rejected precision and departed from that trend. Similar insights emerged through the author’s own performance design for a </w:t>
      </w:r>
      <w:r w:rsidR="0060111E" w:rsidRPr="00014C50">
        <w:rPr>
          <w:rFonts w:ascii="Arial" w:hAnsi="Arial" w:cs="Arial"/>
        </w:rPr>
        <w:t xml:space="preserve">sync-driven </w:t>
      </w:r>
      <w:r w:rsidR="008C0364" w:rsidRPr="00014C50">
        <w:rPr>
          <w:rFonts w:ascii="Arial" w:hAnsi="Arial" w:cs="Arial"/>
        </w:rPr>
        <w:t xml:space="preserve">work entitled </w:t>
      </w:r>
      <w:r w:rsidR="008C0364" w:rsidRPr="00014C50">
        <w:rPr>
          <w:rFonts w:ascii="Arial" w:hAnsi="Arial" w:cs="Arial"/>
          <w:i/>
          <w:iCs/>
        </w:rPr>
        <w:t xml:space="preserve">Real Time, </w:t>
      </w:r>
      <w:proofErr w:type="gramStart"/>
      <w:r w:rsidR="008C0364" w:rsidRPr="00014C50">
        <w:rPr>
          <w:rFonts w:ascii="Arial" w:hAnsi="Arial" w:cs="Arial"/>
          <w:i/>
          <w:iCs/>
        </w:rPr>
        <w:t>Online</w:t>
      </w:r>
      <w:proofErr w:type="gramEnd"/>
      <w:r w:rsidR="008C0364" w:rsidRPr="00014C50">
        <w:rPr>
          <w:rFonts w:ascii="Arial" w:hAnsi="Arial" w:cs="Arial"/>
          <w:i/>
          <w:iCs/>
        </w:rPr>
        <w:t xml:space="preserve"> </w:t>
      </w:r>
      <w:r w:rsidR="008C0364" w:rsidRPr="00014C50">
        <w:rPr>
          <w:rFonts w:ascii="Arial" w:hAnsi="Arial" w:cs="Arial"/>
        </w:rPr>
        <w:t xml:space="preserve">(2020). </w:t>
      </w:r>
    </w:p>
    <w:p w14:paraId="202CDB83" w14:textId="77777777" w:rsidR="008C0364" w:rsidRPr="00014C50" w:rsidRDefault="008C0364" w:rsidP="00D8289F">
      <w:pPr>
        <w:jc w:val="both"/>
        <w:rPr>
          <w:rFonts w:ascii="Arial" w:hAnsi="Arial" w:cs="Arial"/>
        </w:rPr>
      </w:pPr>
    </w:p>
    <w:p w14:paraId="73EDE749" w14:textId="73DFE8C9" w:rsidR="008C0364" w:rsidRPr="00014C50" w:rsidRDefault="008C0364" w:rsidP="00D8289F">
      <w:pPr>
        <w:jc w:val="both"/>
        <w:rPr>
          <w:rFonts w:ascii="Arial" w:hAnsi="Arial" w:cs="Arial"/>
        </w:rPr>
      </w:pPr>
      <w:r w:rsidRPr="00014C50">
        <w:rPr>
          <w:rFonts w:ascii="Arial" w:hAnsi="Arial" w:cs="Arial"/>
        </w:rPr>
        <w:t>This paper concludes that rather than reducing the cognitive load of DJ work, sync represents an opportunity to expand the DJ craft to incorporate new instruments and new techniques</w:t>
      </w:r>
      <w:r w:rsidR="00167F49">
        <w:rPr>
          <w:rFonts w:ascii="Arial" w:hAnsi="Arial" w:cs="Arial"/>
        </w:rPr>
        <w:t xml:space="preserve">—including those previously viewed as the domain of producers (studio </w:t>
      </w:r>
      <w:r w:rsidR="00167F49" w:rsidRPr="00167F49">
        <w:rPr>
          <w:rFonts w:ascii="Arial" w:hAnsi="Arial" w:cs="Arial"/>
          <w:i/>
          <w:iCs/>
        </w:rPr>
        <w:t>makers</w:t>
      </w:r>
      <w:r w:rsidR="00167F49">
        <w:rPr>
          <w:rFonts w:ascii="Arial" w:hAnsi="Arial" w:cs="Arial"/>
        </w:rPr>
        <w:t xml:space="preserve"> rather than </w:t>
      </w:r>
      <w:r w:rsidR="00167F49" w:rsidRPr="00167F49">
        <w:rPr>
          <w:rFonts w:ascii="Arial" w:hAnsi="Arial" w:cs="Arial"/>
          <w:i/>
          <w:iCs/>
        </w:rPr>
        <w:t>performers</w:t>
      </w:r>
      <w:r w:rsidR="00167F49">
        <w:rPr>
          <w:rFonts w:ascii="Arial" w:hAnsi="Arial" w:cs="Arial"/>
          <w:i/>
          <w:iCs/>
        </w:rPr>
        <w:t>)</w:t>
      </w:r>
      <w:r w:rsidR="00167F49">
        <w:rPr>
          <w:rFonts w:ascii="Arial" w:hAnsi="Arial" w:cs="Arial"/>
        </w:rPr>
        <w:t>—</w:t>
      </w:r>
      <w:r w:rsidRPr="00014C50">
        <w:rPr>
          <w:rFonts w:ascii="Arial" w:hAnsi="Arial" w:cs="Arial"/>
        </w:rPr>
        <w:t>for</w:t>
      </w:r>
      <w:r w:rsidR="00167F49">
        <w:rPr>
          <w:rFonts w:ascii="Arial" w:hAnsi="Arial" w:cs="Arial"/>
        </w:rPr>
        <w:t xml:space="preserve"> </w:t>
      </w:r>
      <w:r w:rsidRPr="00014C50">
        <w:rPr>
          <w:rFonts w:ascii="Arial" w:hAnsi="Arial" w:cs="Arial"/>
        </w:rPr>
        <w:t xml:space="preserve">combining pre-recorded audio with real-time composition. </w:t>
      </w:r>
    </w:p>
    <w:p w14:paraId="6BDE57EF" w14:textId="247BBF92" w:rsidR="00777A66" w:rsidRPr="00014C50" w:rsidRDefault="00777A66" w:rsidP="00D8289F">
      <w:pPr>
        <w:jc w:val="both"/>
        <w:rPr>
          <w:rFonts w:ascii="Arial" w:hAnsi="Arial" w:cs="Arial"/>
        </w:rPr>
      </w:pPr>
    </w:p>
    <w:p w14:paraId="10D1215A" w14:textId="77777777" w:rsidR="008C0364" w:rsidRPr="006C35C5" w:rsidRDefault="008C0364" w:rsidP="005B5B56">
      <w:pPr>
        <w:pStyle w:val="Heading1"/>
        <w:rPr>
          <w:rFonts w:cs="Arial"/>
          <w:sz w:val="24"/>
          <w:szCs w:val="24"/>
        </w:rPr>
      </w:pPr>
      <w:r w:rsidRPr="006C35C5">
        <w:rPr>
          <w:rFonts w:cs="Arial"/>
          <w:sz w:val="24"/>
          <w:szCs w:val="24"/>
        </w:rPr>
        <w:t>A Selected History of Disruption</w:t>
      </w:r>
    </w:p>
    <w:p w14:paraId="41F937E3" w14:textId="77777777" w:rsidR="008C0364" w:rsidRPr="00014C50" w:rsidRDefault="008C0364" w:rsidP="00D8289F">
      <w:pPr>
        <w:jc w:val="both"/>
        <w:rPr>
          <w:rFonts w:ascii="Arial" w:hAnsi="Arial" w:cs="Arial"/>
        </w:rPr>
      </w:pPr>
    </w:p>
    <w:p w14:paraId="487E7E2C" w14:textId="26034A1D" w:rsidR="00AA4612" w:rsidRPr="00014C50" w:rsidRDefault="008C0364" w:rsidP="00D8289F">
      <w:pPr>
        <w:jc w:val="both"/>
        <w:rPr>
          <w:rFonts w:ascii="Arial" w:hAnsi="Arial" w:cs="Arial"/>
        </w:rPr>
      </w:pPr>
      <w:r w:rsidRPr="00014C50">
        <w:rPr>
          <w:rFonts w:ascii="Arial" w:hAnsi="Arial" w:cs="Arial"/>
        </w:rPr>
        <w:t xml:space="preserve">When the Beatles released </w:t>
      </w:r>
      <w:proofErr w:type="spellStart"/>
      <w:r w:rsidRPr="00014C50">
        <w:rPr>
          <w:rFonts w:ascii="Arial" w:hAnsi="Arial" w:cs="Arial"/>
          <w:i/>
          <w:iCs/>
        </w:rPr>
        <w:t>Sgt.</w:t>
      </w:r>
      <w:proofErr w:type="spellEnd"/>
      <w:r w:rsidRPr="00014C50">
        <w:rPr>
          <w:rFonts w:ascii="Arial" w:hAnsi="Arial" w:cs="Arial"/>
          <w:i/>
          <w:iCs/>
        </w:rPr>
        <w:t xml:space="preserve"> Pepper’s Lonely Hearts Club Band</w:t>
      </w:r>
      <w:r w:rsidRPr="00014C50">
        <w:rPr>
          <w:rFonts w:ascii="Arial" w:hAnsi="Arial" w:cs="Arial"/>
        </w:rPr>
        <w:t xml:space="preserve"> in 1967, the pop world realised that “performances and records were not necessarily linked” (Moorefield 2010, </w:t>
      </w:r>
      <w:r w:rsidR="0031332E" w:rsidRPr="00014C50">
        <w:rPr>
          <w:rFonts w:ascii="Arial" w:hAnsi="Arial" w:cs="Arial"/>
        </w:rPr>
        <w:t xml:space="preserve">p. </w:t>
      </w:r>
      <w:r w:rsidRPr="00014C50">
        <w:rPr>
          <w:rFonts w:ascii="Arial" w:hAnsi="Arial" w:cs="Arial"/>
        </w:rPr>
        <w:t xml:space="preserve">55). </w:t>
      </w:r>
      <w:r w:rsidR="00CC4630" w:rsidRPr="00014C50">
        <w:rPr>
          <w:rFonts w:ascii="Arial" w:hAnsi="Arial" w:cs="Arial"/>
        </w:rPr>
        <w:t>The album was the product of 700 studio hours of “almost continuous” technological experimentation</w:t>
      </w:r>
      <w:r w:rsidR="006C35C5">
        <w:rPr>
          <w:rFonts w:ascii="Arial" w:hAnsi="Arial" w:cs="Arial"/>
        </w:rPr>
        <w:t xml:space="preserve"> </w:t>
      </w:r>
      <w:r w:rsidR="00CC4630" w:rsidRPr="00014C50">
        <w:rPr>
          <w:rFonts w:ascii="Arial" w:hAnsi="Arial" w:cs="Arial"/>
        </w:rPr>
        <w:t>(</w:t>
      </w:r>
      <w:proofErr w:type="spellStart"/>
      <w:r w:rsidR="00CC4630" w:rsidRPr="00014C50">
        <w:rPr>
          <w:rFonts w:ascii="Arial" w:hAnsi="Arial" w:cs="Arial"/>
        </w:rPr>
        <w:t>Tingen</w:t>
      </w:r>
      <w:proofErr w:type="spellEnd"/>
      <w:r w:rsidR="00CC4630" w:rsidRPr="00014C50">
        <w:rPr>
          <w:rFonts w:ascii="Arial" w:hAnsi="Arial" w:cs="Arial"/>
        </w:rPr>
        <w:t xml:space="preserve"> 2017). </w:t>
      </w:r>
      <w:r w:rsidR="00AA4612" w:rsidRPr="00014C50">
        <w:rPr>
          <w:rFonts w:ascii="Arial" w:hAnsi="Arial" w:cs="Arial"/>
        </w:rPr>
        <w:t>T</w:t>
      </w:r>
      <w:r w:rsidR="005A26E5" w:rsidRPr="00014C50">
        <w:rPr>
          <w:rFonts w:ascii="Arial" w:hAnsi="Arial" w:cs="Arial"/>
        </w:rPr>
        <w:t>he production’s final touches involved “the taping of nonsense gibberish that they had decided to cut into pieces, stick together at random and play backwards before putting it in the concentric run-out groove of side two”</w:t>
      </w:r>
      <w:r w:rsidR="007E3112" w:rsidRPr="00014C50">
        <w:rPr>
          <w:rStyle w:val="FootnoteReference"/>
          <w:rFonts w:ascii="Arial" w:hAnsi="Arial" w:cs="Arial"/>
        </w:rPr>
        <w:footnoteReference w:id="3"/>
      </w:r>
      <w:r w:rsidR="005A26E5" w:rsidRPr="00014C50">
        <w:rPr>
          <w:rFonts w:ascii="Arial" w:hAnsi="Arial" w:cs="Arial"/>
        </w:rPr>
        <w:t xml:space="preserve"> (Julien 2008, </w:t>
      </w:r>
      <w:r w:rsidR="00811D5C" w:rsidRPr="00014C50">
        <w:rPr>
          <w:rFonts w:ascii="Arial" w:hAnsi="Arial" w:cs="Arial"/>
        </w:rPr>
        <w:t xml:space="preserve">p. </w:t>
      </w:r>
      <w:r w:rsidR="005A26E5" w:rsidRPr="00014C50">
        <w:rPr>
          <w:rFonts w:ascii="Arial" w:hAnsi="Arial" w:cs="Arial"/>
        </w:rPr>
        <w:t>7)</w:t>
      </w:r>
      <w:r w:rsidR="00AA4612" w:rsidRPr="00014C50">
        <w:rPr>
          <w:rFonts w:ascii="Arial" w:hAnsi="Arial" w:cs="Arial"/>
        </w:rPr>
        <w:t>.</w:t>
      </w:r>
      <w:r w:rsidR="00E77C3D">
        <w:rPr>
          <w:rFonts w:ascii="Arial" w:hAnsi="Arial" w:cs="Arial"/>
        </w:rPr>
        <w:t xml:space="preserve"> Pierre Schaeffer was the first to exploit disc-based audio looping and performance on multiple turntables—using shellac </w:t>
      </w:r>
      <w:r w:rsidR="00E77C3D">
        <w:rPr>
          <w:rFonts w:ascii="Arial" w:hAnsi="Arial" w:cs="Arial"/>
        </w:rPr>
        <w:lastRenderedPageBreak/>
        <w:t xml:space="preserve">records to create what he called “closed grooves” </w:t>
      </w:r>
      <w:r w:rsidR="00E77C3D" w:rsidRPr="00095140">
        <w:rPr>
          <w:rFonts w:ascii="Arial" w:hAnsi="Arial" w:cs="Arial"/>
        </w:rPr>
        <w:t>(Schaeffer 1952, 32-36)</w:t>
      </w:r>
      <w:r w:rsidR="00E77C3D">
        <w:rPr>
          <w:rFonts w:ascii="Arial" w:hAnsi="Arial" w:cs="Arial"/>
        </w:rPr>
        <w:t>—</w:t>
      </w:r>
      <w:r w:rsidR="00E77C3D" w:rsidRPr="00E629E2">
        <w:rPr>
          <w:rFonts w:ascii="Arial" w:hAnsi="Arial" w:cs="Arial"/>
        </w:rPr>
        <w:t>an</w:t>
      </w:r>
      <w:r w:rsidR="00E77C3D">
        <w:rPr>
          <w:rFonts w:ascii="Arial" w:hAnsi="Arial" w:cs="Arial"/>
        </w:rPr>
        <w:t xml:space="preserve"> </w:t>
      </w:r>
      <w:r w:rsidR="00E77C3D" w:rsidRPr="00E629E2">
        <w:rPr>
          <w:rFonts w:ascii="Arial" w:hAnsi="Arial" w:cs="Arial"/>
        </w:rPr>
        <w:t xml:space="preserve">approach that would be revisited by Techno producers </w:t>
      </w:r>
      <w:r w:rsidR="00E77C3D">
        <w:rPr>
          <w:rFonts w:ascii="Arial" w:hAnsi="Arial" w:cs="Arial"/>
        </w:rPr>
        <w:t xml:space="preserve">playing vinyl </w:t>
      </w:r>
      <w:r w:rsidR="00E77C3D" w:rsidRPr="00E629E2">
        <w:rPr>
          <w:rFonts w:ascii="Arial" w:hAnsi="Arial" w:cs="Arial"/>
        </w:rPr>
        <w:t>in the 1990s.</w:t>
      </w:r>
    </w:p>
    <w:p w14:paraId="4D473163" w14:textId="77777777" w:rsidR="008C0364" w:rsidRPr="00014C50" w:rsidRDefault="008C0364" w:rsidP="00D8289F">
      <w:pPr>
        <w:jc w:val="both"/>
        <w:rPr>
          <w:rFonts w:ascii="Arial" w:hAnsi="Arial" w:cs="Arial"/>
        </w:rPr>
      </w:pPr>
    </w:p>
    <w:p w14:paraId="643831F2" w14:textId="0307CE02" w:rsidR="005E3BD1" w:rsidRPr="00014C50" w:rsidRDefault="008C0364" w:rsidP="00D8289F">
      <w:pPr>
        <w:jc w:val="both"/>
        <w:rPr>
          <w:rFonts w:ascii="Arial" w:hAnsi="Arial" w:cs="Arial"/>
        </w:rPr>
      </w:pPr>
      <w:r w:rsidRPr="00014C50">
        <w:rPr>
          <w:rFonts w:ascii="Arial" w:hAnsi="Arial" w:cs="Arial"/>
        </w:rPr>
        <w:t xml:space="preserve">In the </w:t>
      </w:r>
      <w:r w:rsidR="006C35C5">
        <w:rPr>
          <w:rFonts w:ascii="Arial" w:hAnsi="Arial" w:cs="Arial"/>
        </w:rPr>
        <w:t>1980s</w:t>
      </w:r>
      <w:r w:rsidRPr="00014C50">
        <w:rPr>
          <w:rFonts w:ascii="Arial" w:hAnsi="Arial" w:cs="Arial"/>
        </w:rPr>
        <w:t xml:space="preserve">, the UK Musicians’ Union expressed concern that Gary </w:t>
      </w:r>
      <w:proofErr w:type="spellStart"/>
      <w:r w:rsidRPr="00014C50">
        <w:rPr>
          <w:rFonts w:ascii="Arial" w:hAnsi="Arial" w:cs="Arial"/>
        </w:rPr>
        <w:t>Numan’s</w:t>
      </w:r>
      <w:proofErr w:type="spellEnd"/>
      <w:r w:rsidRPr="00014C50">
        <w:rPr>
          <w:rFonts w:ascii="Arial" w:hAnsi="Arial" w:cs="Arial"/>
        </w:rPr>
        <w:t xml:space="preserve"> synthesizer music was “putting proper musicians out of work” (</w:t>
      </w:r>
      <w:r w:rsidR="003818B1" w:rsidRPr="00014C50">
        <w:rPr>
          <w:rFonts w:ascii="Arial" w:hAnsi="Arial" w:cs="Arial"/>
          <w:color w:val="000000"/>
          <w:shd w:val="clear" w:color="auto" w:fill="FFFFFF"/>
        </w:rPr>
        <w:t>Whalley</w:t>
      </w:r>
      <w:r w:rsidRPr="00014C50">
        <w:rPr>
          <w:rFonts w:ascii="Arial" w:hAnsi="Arial" w:cs="Arial"/>
        </w:rPr>
        <w:t xml:space="preserve"> 2009</w:t>
      </w:r>
      <w:r w:rsidR="00043EF6" w:rsidRPr="00014C50">
        <w:rPr>
          <w:rFonts w:ascii="Arial" w:hAnsi="Arial" w:cs="Arial"/>
        </w:rPr>
        <w:t>, 41:30</w:t>
      </w:r>
      <w:r w:rsidRPr="00014C50">
        <w:rPr>
          <w:rFonts w:ascii="Arial" w:hAnsi="Arial" w:cs="Arial"/>
        </w:rPr>
        <w:t xml:space="preserve">), echoing </w:t>
      </w:r>
      <w:r w:rsidR="006D46D3" w:rsidRPr="00014C50">
        <w:rPr>
          <w:rFonts w:ascii="Arial" w:hAnsi="Arial" w:cs="Arial"/>
        </w:rPr>
        <w:t>the sentiment that radio DJs</w:t>
      </w:r>
      <w:r w:rsidR="00754783" w:rsidRPr="00014C50">
        <w:rPr>
          <w:rFonts w:ascii="Arial" w:hAnsi="Arial" w:cs="Arial"/>
        </w:rPr>
        <w:t xml:space="preserve"> in 1920s USA</w:t>
      </w:r>
      <w:r w:rsidR="006D46D3" w:rsidRPr="00014C50">
        <w:rPr>
          <w:rFonts w:ascii="Arial" w:hAnsi="Arial" w:cs="Arial"/>
        </w:rPr>
        <w:t xml:space="preserve"> were putting live musicians out of work </w:t>
      </w:r>
      <w:r w:rsidRPr="00014C50">
        <w:rPr>
          <w:rFonts w:ascii="Arial" w:hAnsi="Arial" w:cs="Arial"/>
        </w:rPr>
        <w:t xml:space="preserve">(Brewster &amp; Broughton 2006, </w:t>
      </w:r>
      <w:r w:rsidR="00202676" w:rsidRPr="00014C50">
        <w:rPr>
          <w:rFonts w:ascii="Arial" w:hAnsi="Arial" w:cs="Arial"/>
        </w:rPr>
        <w:t xml:space="preserve">p. </w:t>
      </w:r>
      <w:r w:rsidRPr="00014C50">
        <w:rPr>
          <w:rFonts w:ascii="Arial" w:hAnsi="Arial" w:cs="Arial"/>
        </w:rPr>
        <w:t>33). Simon Frith</w:t>
      </w:r>
      <w:r w:rsidR="006D46D3" w:rsidRPr="00014C50">
        <w:rPr>
          <w:rFonts w:ascii="Arial" w:hAnsi="Arial" w:cs="Arial"/>
        </w:rPr>
        <w:t>’s comment</w:t>
      </w:r>
      <w:r w:rsidR="00754783" w:rsidRPr="00014C50">
        <w:rPr>
          <w:rFonts w:ascii="Arial" w:hAnsi="Arial" w:cs="Arial"/>
        </w:rPr>
        <w:t>ary</w:t>
      </w:r>
      <w:r w:rsidR="006D46D3" w:rsidRPr="00014C50">
        <w:rPr>
          <w:rFonts w:ascii="Arial" w:hAnsi="Arial" w:cs="Arial"/>
        </w:rPr>
        <w:t xml:space="preserve"> on disruption</w:t>
      </w:r>
      <w:r w:rsidR="00754783" w:rsidRPr="00014C50">
        <w:rPr>
          <w:rFonts w:ascii="Arial" w:hAnsi="Arial" w:cs="Arial"/>
        </w:rPr>
        <w:t>s</w:t>
      </w:r>
      <w:r w:rsidR="006D46D3" w:rsidRPr="00014C50">
        <w:rPr>
          <w:rFonts w:ascii="Arial" w:hAnsi="Arial" w:cs="Arial"/>
        </w:rPr>
        <w:t xml:space="preserve"> caused by drum machines</w:t>
      </w:r>
      <w:r w:rsidRPr="00014C50">
        <w:rPr>
          <w:rFonts w:ascii="Arial" w:hAnsi="Arial" w:cs="Arial"/>
        </w:rPr>
        <w:t xml:space="preserve"> succinctly articulated the problem of human-machine interfacing</w:t>
      </w:r>
      <w:r w:rsidR="00754783" w:rsidRPr="00014C50">
        <w:rPr>
          <w:rFonts w:ascii="Arial" w:hAnsi="Arial" w:cs="Arial"/>
        </w:rPr>
        <w:t xml:space="preserve"> more broadly</w:t>
      </w:r>
      <w:r w:rsidR="006D46D3" w:rsidRPr="00014C50">
        <w:rPr>
          <w:rFonts w:ascii="Arial" w:hAnsi="Arial" w:cs="Arial"/>
        </w:rPr>
        <w:t>:</w:t>
      </w:r>
      <w:r w:rsidRPr="00014C50">
        <w:rPr>
          <w:rFonts w:ascii="Arial" w:hAnsi="Arial" w:cs="Arial"/>
        </w:rPr>
        <w:t xml:space="preserve"> “It reflects [the] belief that the drummer is a musician in a way that the drum-machine programmer is not” (1986, </w:t>
      </w:r>
      <w:r w:rsidR="00202676" w:rsidRPr="00014C50">
        <w:rPr>
          <w:rFonts w:ascii="Arial" w:hAnsi="Arial" w:cs="Arial"/>
        </w:rPr>
        <w:t xml:space="preserve">p. </w:t>
      </w:r>
      <w:r w:rsidRPr="00014C50">
        <w:rPr>
          <w:rFonts w:ascii="Arial" w:hAnsi="Arial" w:cs="Arial"/>
        </w:rPr>
        <w:t xml:space="preserve">265). </w:t>
      </w:r>
      <w:commentRangeStart w:id="4"/>
      <w:r w:rsidR="004E170E" w:rsidRPr="00014C50">
        <w:rPr>
          <w:rFonts w:ascii="Arial" w:hAnsi="Arial" w:cs="Arial"/>
        </w:rPr>
        <w:t>O</w:t>
      </w:r>
      <w:r w:rsidR="002E7B7D" w:rsidRPr="00014C50">
        <w:rPr>
          <w:rFonts w:ascii="Arial" w:hAnsi="Arial" w:cs="Arial"/>
        </w:rPr>
        <w:t xml:space="preserve">ther electronic instruments, such as the Fairlight CMI, “[gave] rise to the new types of </w:t>
      </w:r>
      <w:proofErr w:type="gramStart"/>
      <w:r w:rsidR="002E7B7D" w:rsidRPr="00014C50">
        <w:rPr>
          <w:rFonts w:ascii="Arial" w:hAnsi="Arial" w:cs="Arial"/>
        </w:rPr>
        <w:t>practitioner</w:t>
      </w:r>
      <w:proofErr w:type="gramEnd"/>
      <w:r w:rsidR="002E7B7D" w:rsidRPr="00014C50">
        <w:rPr>
          <w:rFonts w:ascii="Arial" w:hAnsi="Arial" w:cs="Arial"/>
        </w:rPr>
        <w:t xml:space="preserve">, such as the ‘programmer’” </w:t>
      </w:r>
      <w:r w:rsidR="005E3BD1" w:rsidRPr="00014C50">
        <w:rPr>
          <w:rFonts w:ascii="Arial" w:hAnsi="Arial" w:cs="Arial"/>
        </w:rPr>
        <w:t>(</w:t>
      </w:r>
      <w:proofErr w:type="spellStart"/>
      <w:r w:rsidR="005E3BD1" w:rsidRPr="00014C50">
        <w:rPr>
          <w:rFonts w:ascii="Arial" w:hAnsi="Arial" w:cs="Arial"/>
        </w:rPr>
        <w:t>Marrington</w:t>
      </w:r>
      <w:proofErr w:type="spellEnd"/>
      <w:r w:rsidR="005E3BD1" w:rsidRPr="00014C50">
        <w:rPr>
          <w:rFonts w:ascii="Arial" w:hAnsi="Arial" w:cs="Arial"/>
        </w:rPr>
        <w:t xml:space="preserve"> 2020, </w:t>
      </w:r>
      <w:r w:rsidR="00B6365A" w:rsidRPr="00014C50">
        <w:rPr>
          <w:rFonts w:ascii="Arial" w:hAnsi="Arial" w:cs="Arial"/>
        </w:rPr>
        <w:t xml:space="preserve">p. </w:t>
      </w:r>
      <w:r w:rsidR="002E7B7D" w:rsidRPr="00014C50">
        <w:rPr>
          <w:rFonts w:ascii="Arial" w:hAnsi="Arial" w:cs="Arial"/>
        </w:rPr>
        <w:t>718).</w:t>
      </w:r>
      <w:commentRangeEnd w:id="4"/>
      <w:r w:rsidR="007A6876" w:rsidRPr="006C35C5">
        <w:rPr>
          <w:rStyle w:val="CommentReference"/>
          <w:rFonts w:ascii="Arial" w:eastAsiaTheme="minorHAnsi" w:hAnsi="Arial" w:cs="Arial"/>
          <w:sz w:val="24"/>
          <w:szCs w:val="24"/>
          <w:lang w:eastAsia="en-US"/>
        </w:rPr>
        <w:commentReference w:id="4"/>
      </w:r>
    </w:p>
    <w:p w14:paraId="01F6CA09" w14:textId="77777777" w:rsidR="005E3BD1" w:rsidRPr="00014C50" w:rsidRDefault="005E3BD1" w:rsidP="00D8289F">
      <w:pPr>
        <w:jc w:val="both"/>
        <w:rPr>
          <w:rFonts w:ascii="Arial" w:hAnsi="Arial" w:cs="Arial"/>
        </w:rPr>
      </w:pPr>
    </w:p>
    <w:p w14:paraId="3A8B8B64" w14:textId="147A3E99" w:rsidR="008C0364" w:rsidRPr="00014C50" w:rsidRDefault="008C0364" w:rsidP="00D8289F">
      <w:pPr>
        <w:jc w:val="both"/>
        <w:rPr>
          <w:rFonts w:ascii="Arial" w:hAnsi="Arial" w:cs="Arial"/>
        </w:rPr>
      </w:pPr>
      <w:r w:rsidRPr="00014C50">
        <w:rPr>
          <w:rFonts w:ascii="Arial" w:hAnsi="Arial" w:cs="Arial"/>
        </w:rPr>
        <w:t xml:space="preserve">In Detroit in 1992, Mills asked his </w:t>
      </w:r>
      <w:r w:rsidR="00882EC4" w:rsidRPr="00014C50">
        <w:rPr>
          <w:rFonts w:ascii="Arial" w:hAnsi="Arial" w:cs="Arial"/>
        </w:rPr>
        <w:t xml:space="preserve">record cutting </w:t>
      </w:r>
      <w:r w:rsidRPr="00014C50">
        <w:rPr>
          <w:rFonts w:ascii="Arial" w:hAnsi="Arial" w:cs="Arial"/>
        </w:rPr>
        <w:t>engineer, Ron Murphy, to cut circular grooves on one side of a double-LP release</w:t>
      </w:r>
      <w:r w:rsidR="00313923" w:rsidRPr="00014C50">
        <w:rPr>
          <w:rFonts w:ascii="Arial" w:hAnsi="Arial" w:cs="Arial"/>
        </w:rPr>
        <w:t xml:space="preserve"> (Mills</w:t>
      </w:r>
      <w:r w:rsidR="004D3100" w:rsidRPr="00014C50">
        <w:rPr>
          <w:rFonts w:ascii="Arial" w:hAnsi="Arial" w:cs="Arial"/>
        </w:rPr>
        <w:t xml:space="preserve">, Banks </w:t>
      </w:r>
      <w:r w:rsidR="00510F4C" w:rsidRPr="00014C50">
        <w:rPr>
          <w:rFonts w:ascii="Arial" w:hAnsi="Arial" w:cs="Arial"/>
        </w:rPr>
        <w:t>&amp;</w:t>
      </w:r>
      <w:r w:rsidR="004D3100" w:rsidRPr="00014C50">
        <w:rPr>
          <w:rFonts w:ascii="Arial" w:hAnsi="Arial" w:cs="Arial"/>
        </w:rPr>
        <w:t xml:space="preserve"> Hood</w:t>
      </w:r>
      <w:r w:rsidR="00313923" w:rsidRPr="00014C50">
        <w:rPr>
          <w:rFonts w:ascii="Arial" w:hAnsi="Arial" w:cs="Arial"/>
        </w:rPr>
        <w:t xml:space="preserve"> 1992)</w:t>
      </w:r>
      <w:r w:rsidRPr="00014C50">
        <w:rPr>
          <w:rFonts w:ascii="Arial" w:hAnsi="Arial" w:cs="Arial"/>
        </w:rPr>
        <w:t xml:space="preserve"> to look like The Rings of Saturn</w:t>
      </w:r>
      <w:r w:rsidR="00DE236C" w:rsidRPr="00014C50">
        <w:rPr>
          <w:rFonts w:ascii="Arial" w:hAnsi="Arial" w:cs="Arial"/>
        </w:rPr>
        <w:t>.</w:t>
      </w:r>
      <w:r w:rsidR="00FF52F6" w:rsidRPr="00014C50">
        <w:rPr>
          <w:rFonts w:ascii="Arial" w:hAnsi="Arial" w:cs="Arial"/>
        </w:rPr>
        <w:t xml:space="preserve"> </w:t>
      </w:r>
      <w:r w:rsidR="00DE236C" w:rsidRPr="00014C50">
        <w:rPr>
          <w:rFonts w:ascii="Arial" w:hAnsi="Arial" w:cs="Arial"/>
        </w:rPr>
        <w:t xml:space="preserve">Where The Beatles had added looped, layered, and reversed outtake chatter from the band’s studio sessions </w:t>
      </w:r>
      <w:r w:rsidR="00DE236C" w:rsidRPr="00014C50">
        <w:rPr>
          <w:rFonts w:ascii="Arial" w:hAnsi="Arial" w:cs="Arial"/>
          <w:color w:val="000000" w:themeColor="text1"/>
        </w:rPr>
        <w:t>(Lewisohn 198</w:t>
      </w:r>
      <w:r w:rsidR="007E6E63" w:rsidRPr="00014C50">
        <w:rPr>
          <w:rFonts w:ascii="Arial" w:hAnsi="Arial" w:cs="Arial"/>
          <w:color w:val="000000" w:themeColor="text1"/>
        </w:rPr>
        <w:t>9</w:t>
      </w:r>
      <w:r w:rsidR="00DE236C" w:rsidRPr="00014C50">
        <w:rPr>
          <w:rFonts w:ascii="Arial" w:hAnsi="Arial" w:cs="Arial"/>
          <w:color w:val="000000" w:themeColor="text1"/>
        </w:rPr>
        <w:t>, 1</w:t>
      </w:r>
      <w:r w:rsidR="00C2761D" w:rsidRPr="00014C50">
        <w:rPr>
          <w:rFonts w:ascii="Arial" w:hAnsi="Arial" w:cs="Arial"/>
          <w:color w:val="000000" w:themeColor="text1"/>
        </w:rPr>
        <w:t>09</w:t>
      </w:r>
      <w:r w:rsidR="00DE236C" w:rsidRPr="00014C50">
        <w:rPr>
          <w:rFonts w:ascii="Arial" w:hAnsi="Arial" w:cs="Arial"/>
          <w:color w:val="000000" w:themeColor="text1"/>
        </w:rPr>
        <w:t>)</w:t>
      </w:r>
      <w:r w:rsidR="00DE236C" w:rsidRPr="00014C50">
        <w:rPr>
          <w:rFonts w:ascii="Arial" w:hAnsi="Arial" w:cs="Arial"/>
        </w:rPr>
        <w:t>,</w:t>
      </w:r>
      <w:r w:rsidR="00FF52F6" w:rsidRPr="00014C50">
        <w:rPr>
          <w:rFonts w:ascii="Arial" w:hAnsi="Arial" w:cs="Arial"/>
        </w:rPr>
        <w:t xml:space="preserve"> Mills</w:t>
      </w:r>
      <w:r w:rsidR="004C582C">
        <w:rPr>
          <w:rFonts w:ascii="Arial" w:hAnsi="Arial" w:cs="Arial"/>
        </w:rPr>
        <w:t xml:space="preserve"> at first</w:t>
      </w:r>
      <w:r w:rsidR="00FF52F6" w:rsidRPr="00014C50">
        <w:rPr>
          <w:rFonts w:ascii="Arial" w:hAnsi="Arial" w:cs="Arial"/>
        </w:rPr>
        <w:t xml:space="preserve"> sought a visual effect. </w:t>
      </w:r>
      <w:r w:rsidRPr="00014C50">
        <w:rPr>
          <w:rFonts w:ascii="Arial" w:hAnsi="Arial" w:cs="Arial"/>
        </w:rPr>
        <w:t>Murphy experimented further to add audio to the grooves (</w:t>
      </w:r>
      <w:proofErr w:type="spellStart"/>
      <w:r w:rsidRPr="00014C50">
        <w:rPr>
          <w:rFonts w:ascii="Arial" w:hAnsi="Arial" w:cs="Arial"/>
        </w:rPr>
        <w:t>Zlatopolsky</w:t>
      </w:r>
      <w:proofErr w:type="spellEnd"/>
      <w:r w:rsidRPr="00014C50">
        <w:rPr>
          <w:rFonts w:ascii="Arial" w:hAnsi="Arial" w:cs="Arial"/>
        </w:rPr>
        <w:t xml:space="preserve"> 2015). At a fixed tempo, 133.33 beats per minute (BPM), and with the record spinning at 33.33 revolutions per minute (RPM), he discovered a workable method for creating endless musical loops of 1.8 seconds duration, where the downbeat of one musical bar synchronised perfectly with each revolution of the record.</w:t>
      </w:r>
      <w:r w:rsidR="007E6B07" w:rsidRPr="00014C50">
        <w:rPr>
          <w:rFonts w:ascii="Arial" w:hAnsi="Arial" w:cs="Arial"/>
        </w:rPr>
        <w:t xml:space="preserve"> In DJ circles these concentric loops </w:t>
      </w:r>
      <w:r w:rsidR="00635318" w:rsidRPr="00014C50">
        <w:rPr>
          <w:rFonts w:ascii="Arial" w:hAnsi="Arial" w:cs="Arial"/>
        </w:rPr>
        <w:t>became known as</w:t>
      </w:r>
      <w:r w:rsidR="007E6B07" w:rsidRPr="00014C50">
        <w:rPr>
          <w:rFonts w:ascii="Arial" w:hAnsi="Arial" w:cs="Arial"/>
        </w:rPr>
        <w:t xml:space="preserve"> </w:t>
      </w:r>
      <w:r w:rsidR="00CB26A5">
        <w:rPr>
          <w:rFonts w:ascii="Arial" w:hAnsi="Arial" w:cs="Arial"/>
        </w:rPr>
        <w:t>l</w:t>
      </w:r>
      <w:r w:rsidR="007E6B07" w:rsidRPr="00014C50">
        <w:rPr>
          <w:rFonts w:ascii="Arial" w:hAnsi="Arial" w:cs="Arial"/>
        </w:rPr>
        <w:t xml:space="preserve">ocked </w:t>
      </w:r>
      <w:r w:rsidR="00CB26A5">
        <w:rPr>
          <w:rFonts w:ascii="Arial" w:hAnsi="Arial" w:cs="Arial"/>
        </w:rPr>
        <w:t>g</w:t>
      </w:r>
      <w:r w:rsidR="007E6B07" w:rsidRPr="00014C50">
        <w:rPr>
          <w:rFonts w:ascii="Arial" w:hAnsi="Arial" w:cs="Arial"/>
        </w:rPr>
        <w:t>rooves (LG)</w:t>
      </w:r>
      <w:r w:rsidR="00DE236C" w:rsidRPr="00014C50">
        <w:rPr>
          <w:rFonts w:ascii="Arial" w:hAnsi="Arial" w:cs="Arial"/>
        </w:rPr>
        <w:t>.</w:t>
      </w:r>
    </w:p>
    <w:p w14:paraId="5C5D0987" w14:textId="77777777" w:rsidR="004D2602" w:rsidRPr="00014C50" w:rsidRDefault="004D2602" w:rsidP="00D8289F">
      <w:pPr>
        <w:jc w:val="both"/>
        <w:rPr>
          <w:rFonts w:ascii="Arial" w:hAnsi="Arial" w:cs="Arial"/>
        </w:rPr>
      </w:pPr>
    </w:p>
    <w:p w14:paraId="6C04A005" w14:textId="09144A90" w:rsidR="000411E5" w:rsidRPr="00014C50" w:rsidRDefault="00130EDA" w:rsidP="000411E5">
      <w:pPr>
        <w:jc w:val="both"/>
        <w:rPr>
          <w:rFonts w:ascii="Arial" w:hAnsi="Arial" w:cs="Arial"/>
        </w:rPr>
      </w:pPr>
      <w:r w:rsidRPr="00014C50">
        <w:rPr>
          <w:rFonts w:ascii="Arial" w:hAnsi="Arial" w:cs="Arial"/>
        </w:rPr>
        <w:t>Historically</w:t>
      </w:r>
      <w:r w:rsidR="00E10456">
        <w:rPr>
          <w:rFonts w:ascii="Arial" w:hAnsi="Arial" w:cs="Arial"/>
        </w:rPr>
        <w:t>,</w:t>
      </w:r>
      <w:r w:rsidRPr="00014C50">
        <w:rPr>
          <w:rFonts w:ascii="Arial" w:hAnsi="Arial" w:cs="Arial"/>
        </w:rPr>
        <w:t xml:space="preserve"> </w:t>
      </w:r>
      <w:r>
        <w:rPr>
          <w:rFonts w:ascii="Arial" w:hAnsi="Arial" w:cs="Arial"/>
        </w:rPr>
        <w:t xml:space="preserve">DJs played commercial releases that were first </w:t>
      </w:r>
      <w:r w:rsidRPr="00014C50">
        <w:rPr>
          <w:rFonts w:ascii="Arial" w:hAnsi="Arial" w:cs="Arial"/>
        </w:rPr>
        <w:t>arrang</w:t>
      </w:r>
      <w:r>
        <w:rPr>
          <w:rFonts w:ascii="Arial" w:hAnsi="Arial" w:cs="Arial"/>
        </w:rPr>
        <w:t>ed and</w:t>
      </w:r>
      <w:r w:rsidRPr="00014C50">
        <w:rPr>
          <w:rFonts w:ascii="Arial" w:hAnsi="Arial" w:cs="Arial"/>
        </w:rPr>
        <w:t xml:space="preserve"> mix</w:t>
      </w:r>
      <w:r>
        <w:rPr>
          <w:rFonts w:ascii="Arial" w:hAnsi="Arial" w:cs="Arial"/>
        </w:rPr>
        <w:t>ed in the studio</w:t>
      </w:r>
      <w:r w:rsidRPr="00014C50">
        <w:rPr>
          <w:rFonts w:ascii="Arial" w:hAnsi="Arial" w:cs="Arial"/>
        </w:rPr>
        <w:t>, then master</w:t>
      </w:r>
      <w:r>
        <w:rPr>
          <w:rFonts w:ascii="Arial" w:hAnsi="Arial" w:cs="Arial"/>
        </w:rPr>
        <w:t>ed</w:t>
      </w:r>
      <w:r w:rsidRPr="00014C50">
        <w:rPr>
          <w:rFonts w:ascii="Arial" w:hAnsi="Arial" w:cs="Arial"/>
        </w:rPr>
        <w:t xml:space="preserve"> and manufactur</w:t>
      </w:r>
      <w:r>
        <w:rPr>
          <w:rFonts w:ascii="Arial" w:hAnsi="Arial" w:cs="Arial"/>
        </w:rPr>
        <w:t>ed</w:t>
      </w:r>
      <w:r w:rsidRPr="00014C50">
        <w:rPr>
          <w:rFonts w:ascii="Arial" w:hAnsi="Arial" w:cs="Arial"/>
        </w:rPr>
        <w:t xml:space="preserve"> before </w:t>
      </w:r>
      <w:r w:rsidR="00E10456">
        <w:rPr>
          <w:rFonts w:ascii="Arial" w:hAnsi="Arial" w:cs="Arial"/>
        </w:rPr>
        <w:t xml:space="preserve">being </w:t>
      </w:r>
      <w:r w:rsidRPr="00014C50">
        <w:rPr>
          <w:rFonts w:ascii="Arial" w:hAnsi="Arial" w:cs="Arial"/>
        </w:rPr>
        <w:t>play</w:t>
      </w:r>
      <w:r>
        <w:rPr>
          <w:rFonts w:ascii="Arial" w:hAnsi="Arial" w:cs="Arial"/>
        </w:rPr>
        <w:t xml:space="preserve">ed </w:t>
      </w:r>
      <w:r w:rsidRPr="00014C50">
        <w:rPr>
          <w:rFonts w:ascii="Arial" w:hAnsi="Arial" w:cs="Arial"/>
        </w:rPr>
        <w:t>live. The DJ’s pursuit of a continuous mix</w:t>
      </w:r>
      <w:r>
        <w:rPr>
          <w:rFonts w:ascii="Arial" w:hAnsi="Arial" w:cs="Arial"/>
        </w:rPr>
        <w:t xml:space="preserve"> in these settings</w:t>
      </w:r>
      <w:r w:rsidRPr="00014C50">
        <w:rPr>
          <w:rFonts w:ascii="Arial" w:hAnsi="Arial" w:cs="Arial"/>
        </w:rPr>
        <w:t xml:space="preserve"> informed the structure</w:t>
      </w:r>
      <w:r>
        <w:rPr>
          <w:rFonts w:ascii="Arial" w:hAnsi="Arial" w:cs="Arial"/>
        </w:rPr>
        <w:t xml:space="preserve"> of the tracks</w:t>
      </w:r>
      <w:r w:rsidRPr="00014C50">
        <w:rPr>
          <w:rFonts w:ascii="Arial" w:hAnsi="Arial" w:cs="Arial"/>
        </w:rPr>
        <w:t xml:space="preserve">: producers made </w:t>
      </w:r>
      <w:r w:rsidR="002A3E24">
        <w:rPr>
          <w:rFonts w:ascii="Arial" w:hAnsi="Arial" w:cs="Arial"/>
        </w:rPr>
        <w:t>“</w:t>
      </w:r>
      <w:r w:rsidRPr="00014C50">
        <w:rPr>
          <w:rFonts w:ascii="Arial" w:hAnsi="Arial" w:cs="Arial"/>
        </w:rPr>
        <w:t>DJ friendly</w:t>
      </w:r>
      <w:r w:rsidR="002A3E24">
        <w:rPr>
          <w:rFonts w:ascii="Arial" w:hAnsi="Arial" w:cs="Arial"/>
        </w:rPr>
        <w:t>”</w:t>
      </w:r>
      <w:r w:rsidRPr="00014C50">
        <w:rPr>
          <w:rFonts w:ascii="Arial" w:hAnsi="Arial" w:cs="Arial"/>
        </w:rPr>
        <w:t xml:space="preserve"> arrangements that would build gradually with an </w:t>
      </w:r>
      <w:r w:rsidR="002A3E24">
        <w:rPr>
          <w:rFonts w:ascii="Arial" w:hAnsi="Arial" w:cs="Arial"/>
        </w:rPr>
        <w:t>“</w:t>
      </w:r>
      <w:r w:rsidRPr="00014C50">
        <w:rPr>
          <w:rFonts w:ascii="Arial" w:hAnsi="Arial" w:cs="Arial"/>
        </w:rPr>
        <w:t>intro</w:t>
      </w:r>
      <w:r w:rsidR="002A3E24">
        <w:rPr>
          <w:rFonts w:ascii="Arial" w:hAnsi="Arial" w:cs="Arial"/>
        </w:rPr>
        <w:t>”</w:t>
      </w:r>
      <w:r w:rsidRPr="00014C50">
        <w:rPr>
          <w:rFonts w:ascii="Arial" w:hAnsi="Arial" w:cs="Arial"/>
        </w:rPr>
        <w:t xml:space="preserve"> and then end with an </w:t>
      </w:r>
      <w:r w:rsidR="002A3E24">
        <w:rPr>
          <w:rFonts w:ascii="Arial" w:hAnsi="Arial" w:cs="Arial"/>
        </w:rPr>
        <w:t>“</w:t>
      </w:r>
      <w:r w:rsidRPr="00014C50">
        <w:rPr>
          <w:rFonts w:ascii="Arial" w:hAnsi="Arial" w:cs="Arial"/>
        </w:rPr>
        <w:t>outro</w:t>
      </w:r>
      <w:r w:rsidR="002A3E24">
        <w:rPr>
          <w:rFonts w:ascii="Arial" w:hAnsi="Arial" w:cs="Arial"/>
        </w:rPr>
        <w:t>”</w:t>
      </w:r>
      <w:r w:rsidRPr="00014C50">
        <w:rPr>
          <w:rFonts w:ascii="Arial" w:hAnsi="Arial" w:cs="Arial"/>
        </w:rPr>
        <w:t xml:space="preserve"> (Rietveld 2011, pp. 6-7) </w:t>
      </w:r>
      <w:r w:rsidRPr="00014C50">
        <w:rPr>
          <w:rFonts w:ascii="Arial" w:hAnsi="Arial" w:cs="Arial"/>
          <w:color w:val="000000" w:themeColor="text1"/>
        </w:rPr>
        <w:t>to combine “the functions of textural decrescendo and closing within a single section” (Butler 2006, p. 224).</w:t>
      </w:r>
      <w:r>
        <w:rPr>
          <w:rFonts w:ascii="Arial" w:hAnsi="Arial" w:cs="Arial"/>
          <w:color w:val="000000" w:themeColor="text1"/>
        </w:rPr>
        <w:t xml:space="preserve"> </w:t>
      </w:r>
      <w:r w:rsidRPr="00014C50">
        <w:rPr>
          <w:rFonts w:ascii="Arial" w:hAnsi="Arial" w:cs="Arial"/>
        </w:rPr>
        <w:t xml:space="preserve">Conventions for </w:t>
      </w:r>
      <w:commentRangeStart w:id="5"/>
      <w:commentRangeStart w:id="6"/>
      <w:r w:rsidRPr="00014C50">
        <w:rPr>
          <w:rFonts w:ascii="Arial" w:hAnsi="Arial" w:cs="Arial"/>
        </w:rPr>
        <w:t>arranging</w:t>
      </w:r>
      <w:commentRangeEnd w:id="5"/>
      <w:r w:rsidRPr="00F67D37">
        <w:rPr>
          <w:rStyle w:val="CommentReference"/>
          <w:rFonts w:ascii="Arial" w:eastAsiaTheme="minorHAnsi" w:hAnsi="Arial" w:cs="Arial"/>
          <w:sz w:val="24"/>
          <w:szCs w:val="24"/>
          <w:lang w:eastAsia="en-US"/>
        </w:rPr>
        <w:commentReference w:id="5"/>
      </w:r>
      <w:commentRangeEnd w:id="6"/>
      <w:r>
        <w:rPr>
          <w:rStyle w:val="CommentReference"/>
          <w:rFonts w:ascii="Arial" w:eastAsiaTheme="minorHAnsi" w:hAnsi="Arial" w:cs="Arial"/>
          <w:lang w:eastAsia="en-US"/>
        </w:rPr>
        <w:commentReference w:id="6"/>
      </w:r>
      <w:r w:rsidRPr="00014C50">
        <w:rPr>
          <w:rFonts w:ascii="Arial" w:hAnsi="Arial" w:cs="Arial"/>
        </w:rPr>
        <w:t xml:space="preserve"> intersected with conventions for two-deck DJ performance, where DJs moved back and forth between records on Deck A and Deck B, waiting patiently until </w:t>
      </w:r>
      <w:r w:rsidR="002A3E24">
        <w:rPr>
          <w:rFonts w:ascii="Arial" w:hAnsi="Arial" w:cs="Arial"/>
        </w:rPr>
        <w:t>“</w:t>
      </w:r>
      <w:r w:rsidRPr="00014C50">
        <w:rPr>
          <w:rFonts w:ascii="Arial" w:hAnsi="Arial" w:cs="Arial"/>
        </w:rPr>
        <w:t>safe</w:t>
      </w:r>
      <w:r w:rsidR="002A3E24">
        <w:rPr>
          <w:rFonts w:ascii="Arial" w:hAnsi="Arial" w:cs="Arial"/>
        </w:rPr>
        <w:t>”</w:t>
      </w:r>
      <w:r w:rsidRPr="00014C50">
        <w:rPr>
          <w:rFonts w:ascii="Arial" w:hAnsi="Arial" w:cs="Arial"/>
        </w:rPr>
        <w:t xml:space="preserve"> points in an arrangement to execute transitions without incident. </w:t>
      </w:r>
      <w:r w:rsidR="000411E5" w:rsidRPr="00014C50">
        <w:rPr>
          <w:rFonts w:ascii="Arial" w:hAnsi="Arial" w:cs="Arial"/>
        </w:rPr>
        <w:t xml:space="preserve">The risk of superimposed tracks playing out of time (a </w:t>
      </w:r>
      <w:r w:rsidR="000411E5">
        <w:rPr>
          <w:rFonts w:ascii="Arial" w:hAnsi="Arial" w:cs="Arial"/>
        </w:rPr>
        <w:t>“t</w:t>
      </w:r>
      <w:r w:rsidR="000411E5" w:rsidRPr="00014C50">
        <w:rPr>
          <w:rFonts w:ascii="Arial" w:hAnsi="Arial" w:cs="Arial"/>
        </w:rPr>
        <w:t>rainwreck</w:t>
      </w:r>
      <w:r w:rsidR="000411E5">
        <w:rPr>
          <w:rFonts w:ascii="Arial" w:hAnsi="Arial" w:cs="Arial"/>
        </w:rPr>
        <w:t>”</w:t>
      </w:r>
      <w:r w:rsidR="000411E5" w:rsidRPr="00014C50">
        <w:rPr>
          <w:rFonts w:ascii="Arial" w:hAnsi="Arial" w:cs="Arial"/>
        </w:rPr>
        <w:t xml:space="preserve">) imparts a degree of risk upon any extended overlay, making a two-turntable performance configuration enough for most DJs working un-synced. In pursuing continuity most DJs </w:t>
      </w:r>
      <w:r w:rsidR="000411E5" w:rsidRPr="00014C50">
        <w:rPr>
          <w:rFonts w:ascii="Arial" w:hAnsi="Arial" w:cs="Arial"/>
          <w:i/>
          <w:iCs/>
        </w:rPr>
        <w:t>do</w:t>
      </w:r>
      <w:r w:rsidR="000411E5" w:rsidRPr="00014C50">
        <w:rPr>
          <w:rFonts w:ascii="Arial" w:hAnsi="Arial" w:cs="Arial"/>
        </w:rPr>
        <w:t xml:space="preserve"> seek convenience, an observation that emboldened Deadmau5 in asserting that “beatmatching isn’t even a skill” (Zimmerman 2012).</w:t>
      </w:r>
    </w:p>
    <w:p w14:paraId="4DDEE2AF" w14:textId="77777777" w:rsidR="00130EDA" w:rsidRDefault="00130EDA" w:rsidP="00D8289F">
      <w:pPr>
        <w:jc w:val="both"/>
        <w:rPr>
          <w:rFonts w:ascii="Arial" w:hAnsi="Arial" w:cs="Arial"/>
        </w:rPr>
      </w:pPr>
    </w:p>
    <w:p w14:paraId="69D20435" w14:textId="6A7D3852" w:rsidR="004D2602" w:rsidRPr="00014C50" w:rsidRDefault="00130EDA" w:rsidP="00D8289F">
      <w:pPr>
        <w:jc w:val="both"/>
        <w:rPr>
          <w:rFonts w:ascii="Arial" w:hAnsi="Arial" w:cs="Arial"/>
          <w:iCs/>
          <w:color w:val="000000"/>
        </w:rPr>
      </w:pPr>
      <w:r w:rsidRPr="00014C50">
        <w:rPr>
          <w:rFonts w:ascii="Arial" w:hAnsi="Arial" w:cs="Arial"/>
        </w:rPr>
        <w:t xml:space="preserve">With audio materials reduced to short loops running at a fixed tempo, </w:t>
      </w:r>
      <w:r>
        <w:rPr>
          <w:rFonts w:ascii="Arial" w:hAnsi="Arial" w:cs="Arial"/>
        </w:rPr>
        <w:t xml:space="preserve">DJs such as </w:t>
      </w:r>
      <w:proofErr w:type="gramStart"/>
      <w:r>
        <w:rPr>
          <w:rFonts w:ascii="Arial" w:hAnsi="Arial" w:cs="Arial"/>
        </w:rPr>
        <w:t>Mills</w:t>
      </w:r>
      <w:proofErr w:type="gramEnd"/>
      <w:r>
        <w:rPr>
          <w:rFonts w:ascii="Arial" w:hAnsi="Arial" w:cs="Arial"/>
        </w:rPr>
        <w:t xml:space="preserve"> and Hawtin </w:t>
      </w:r>
      <w:r w:rsidRPr="00014C50">
        <w:rPr>
          <w:rFonts w:ascii="Arial" w:hAnsi="Arial" w:cs="Arial"/>
        </w:rPr>
        <w:t xml:space="preserve">used </w:t>
      </w:r>
      <w:r>
        <w:rPr>
          <w:rFonts w:ascii="Arial" w:hAnsi="Arial" w:cs="Arial"/>
        </w:rPr>
        <w:t xml:space="preserve">new </w:t>
      </w:r>
      <w:r w:rsidRPr="00014C50">
        <w:rPr>
          <w:rFonts w:ascii="Arial" w:hAnsi="Arial" w:cs="Arial"/>
        </w:rPr>
        <w:t>performance approach</w:t>
      </w:r>
      <w:r>
        <w:rPr>
          <w:rFonts w:ascii="Arial" w:hAnsi="Arial" w:cs="Arial"/>
        </w:rPr>
        <w:t>es and formats such as the LG</w:t>
      </w:r>
      <w:r w:rsidRPr="00014C50">
        <w:rPr>
          <w:rFonts w:ascii="Arial" w:hAnsi="Arial" w:cs="Arial"/>
        </w:rPr>
        <w:t xml:space="preserve"> to challenge the form of EDM.</w:t>
      </w:r>
      <w:r>
        <w:rPr>
          <w:rFonts w:ascii="Arial" w:hAnsi="Arial" w:cs="Arial"/>
        </w:rPr>
        <w:t xml:space="preserve"> </w:t>
      </w:r>
      <w:r w:rsidR="004D2602" w:rsidRPr="00014C50">
        <w:rPr>
          <w:rFonts w:ascii="Arial" w:hAnsi="Arial" w:cs="Arial"/>
        </w:rPr>
        <w:t xml:space="preserve">Assembling loops in real-time facilitated a more fluid and flexible </w:t>
      </w:r>
      <w:r>
        <w:rPr>
          <w:rFonts w:ascii="Arial" w:hAnsi="Arial" w:cs="Arial"/>
        </w:rPr>
        <w:t xml:space="preserve">movement between </w:t>
      </w:r>
      <w:r w:rsidR="004D2602" w:rsidRPr="00014C50">
        <w:rPr>
          <w:rFonts w:ascii="Arial" w:hAnsi="Arial" w:cs="Arial"/>
        </w:rPr>
        <w:t>tracks</w:t>
      </w:r>
      <w:r w:rsidR="003C0C1E" w:rsidRPr="00014C50">
        <w:rPr>
          <w:rFonts w:ascii="Arial" w:hAnsi="Arial" w:cs="Arial"/>
        </w:rPr>
        <w:t xml:space="preserve"> (</w:t>
      </w:r>
      <w:r w:rsidR="004D2602" w:rsidRPr="00014C50">
        <w:rPr>
          <w:rFonts w:ascii="Arial" w:hAnsi="Arial" w:cs="Arial"/>
        </w:rPr>
        <w:t xml:space="preserve">or </w:t>
      </w:r>
      <w:r w:rsidR="004D2602" w:rsidRPr="002A3E24">
        <w:rPr>
          <w:rFonts w:ascii="Arial" w:hAnsi="Arial" w:cs="Arial"/>
          <w:i/>
          <w:iCs/>
        </w:rPr>
        <w:t>less-than-tracks</w:t>
      </w:r>
      <w:r w:rsidR="004C4272" w:rsidRPr="00014C50">
        <w:rPr>
          <w:rFonts w:ascii="Arial" w:hAnsi="Arial" w:cs="Arial"/>
        </w:rPr>
        <w:t xml:space="preserve"> – </w:t>
      </w:r>
      <w:r w:rsidR="003C0C1E" w:rsidRPr="00014C50">
        <w:rPr>
          <w:rFonts w:ascii="Arial" w:hAnsi="Arial" w:cs="Arial"/>
        </w:rPr>
        <w:t>shorter</w:t>
      </w:r>
      <w:r w:rsidR="004C4272" w:rsidRPr="00014C50">
        <w:rPr>
          <w:rFonts w:ascii="Arial" w:hAnsi="Arial" w:cs="Arial"/>
        </w:rPr>
        <w:t xml:space="preserve"> </w:t>
      </w:r>
      <w:r w:rsidR="003C0C1E" w:rsidRPr="00014C50">
        <w:rPr>
          <w:rFonts w:ascii="Arial" w:hAnsi="Arial" w:cs="Arial"/>
        </w:rPr>
        <w:t xml:space="preserve">loops created with the intent of bridging transitions, creating </w:t>
      </w:r>
      <w:proofErr w:type="gramStart"/>
      <w:r w:rsidR="003C0C1E" w:rsidRPr="00014C50">
        <w:rPr>
          <w:rFonts w:ascii="Arial" w:hAnsi="Arial" w:cs="Arial"/>
        </w:rPr>
        <w:t>breaks</w:t>
      </w:r>
      <w:proofErr w:type="gramEnd"/>
      <w:r w:rsidR="003C0C1E" w:rsidRPr="00014C50">
        <w:rPr>
          <w:rFonts w:ascii="Arial" w:hAnsi="Arial" w:cs="Arial"/>
        </w:rPr>
        <w:t xml:space="preserve"> or providing textural layers</w:t>
      </w:r>
      <w:r w:rsidR="004D2602" w:rsidRPr="00014C50">
        <w:rPr>
          <w:rStyle w:val="FootnoteReference"/>
          <w:rFonts w:ascii="Arial" w:hAnsi="Arial" w:cs="Arial"/>
        </w:rPr>
        <w:footnoteReference w:id="4"/>
      </w:r>
      <w:r w:rsidR="003C0C1E" w:rsidRPr="00014C50">
        <w:rPr>
          <w:rFonts w:ascii="Arial" w:hAnsi="Arial" w:cs="Arial"/>
        </w:rPr>
        <w:t>)</w:t>
      </w:r>
      <w:r w:rsidR="004D2602" w:rsidRPr="00014C50">
        <w:rPr>
          <w:rFonts w:ascii="Arial" w:hAnsi="Arial" w:cs="Arial"/>
        </w:rPr>
        <w:t xml:space="preserve"> played simultaneously.</w:t>
      </w:r>
      <w:r w:rsidR="004D2602" w:rsidRPr="00014C50">
        <w:rPr>
          <w:rFonts w:ascii="Arial" w:hAnsi="Arial" w:cs="Arial"/>
          <w:iCs/>
          <w:color w:val="000000"/>
        </w:rPr>
        <w:t xml:space="preserve"> </w:t>
      </w:r>
      <w:r w:rsidR="006271A5" w:rsidRPr="00014C50">
        <w:rPr>
          <w:rFonts w:ascii="Arial" w:hAnsi="Arial" w:cs="Arial"/>
          <w:iCs/>
          <w:color w:val="000000"/>
        </w:rPr>
        <w:t>Mills’</w:t>
      </w:r>
      <w:r w:rsidR="004D2602" w:rsidRPr="00014C50">
        <w:rPr>
          <w:rFonts w:ascii="Arial" w:hAnsi="Arial" w:cs="Arial"/>
          <w:iCs/>
          <w:color w:val="000000"/>
        </w:rPr>
        <w:t xml:space="preserve"> </w:t>
      </w:r>
      <w:r w:rsidR="004D2602" w:rsidRPr="00014C50">
        <w:rPr>
          <w:rFonts w:ascii="Arial" w:hAnsi="Arial" w:cs="Arial"/>
          <w:color w:val="000000"/>
        </w:rPr>
        <w:t xml:space="preserve">live recording from a Japanese nightclub </w:t>
      </w:r>
      <w:r w:rsidR="004D2602" w:rsidRPr="00014C50">
        <w:rPr>
          <w:rFonts w:ascii="Arial" w:hAnsi="Arial" w:cs="Arial"/>
          <w:i/>
          <w:color w:val="000000"/>
        </w:rPr>
        <w:t xml:space="preserve">Live </w:t>
      </w:r>
      <w:proofErr w:type="gramStart"/>
      <w:r w:rsidR="004D2602" w:rsidRPr="00014C50">
        <w:rPr>
          <w:rFonts w:ascii="Arial" w:hAnsi="Arial" w:cs="Arial"/>
          <w:i/>
          <w:color w:val="000000"/>
        </w:rPr>
        <w:t>At</w:t>
      </w:r>
      <w:proofErr w:type="gramEnd"/>
      <w:r w:rsidR="004D2602" w:rsidRPr="00014C50">
        <w:rPr>
          <w:rFonts w:ascii="Arial" w:hAnsi="Arial" w:cs="Arial"/>
          <w:i/>
          <w:color w:val="000000"/>
        </w:rPr>
        <w:t xml:space="preserve"> The Liquid Room – Tokyo </w:t>
      </w:r>
      <w:r w:rsidR="004D2602" w:rsidRPr="00014C50">
        <w:rPr>
          <w:rFonts w:ascii="Arial" w:hAnsi="Arial" w:cs="Arial"/>
          <w:iCs/>
          <w:color w:val="000000"/>
        </w:rPr>
        <w:t xml:space="preserve">(1996) distributes </w:t>
      </w:r>
      <w:r w:rsidR="004D2602" w:rsidRPr="00014C50">
        <w:rPr>
          <w:rFonts w:ascii="Arial" w:hAnsi="Arial" w:cs="Arial"/>
          <w:color w:val="000000"/>
        </w:rPr>
        <w:t xml:space="preserve">excerpts of his three-deck performance across a CD </w:t>
      </w:r>
      <w:r w:rsidR="004D2602" w:rsidRPr="00014C50">
        <w:rPr>
          <w:rFonts w:ascii="Arial" w:hAnsi="Arial" w:cs="Arial"/>
          <w:color w:val="000000"/>
        </w:rPr>
        <w:lastRenderedPageBreak/>
        <w:t>release in segments. “Segment 2” includes thirteen tracks</w:t>
      </w:r>
      <w:r w:rsidR="00317DFF" w:rsidRPr="00014C50">
        <w:rPr>
          <w:rStyle w:val="FootnoteReference"/>
          <w:rFonts w:ascii="Arial" w:hAnsi="Arial" w:cs="Arial"/>
          <w:color w:val="000000"/>
        </w:rPr>
        <w:footnoteReference w:id="5"/>
      </w:r>
      <w:r w:rsidR="004D2602" w:rsidRPr="00014C50">
        <w:rPr>
          <w:rFonts w:ascii="Arial" w:hAnsi="Arial" w:cs="Arial"/>
          <w:color w:val="000000"/>
        </w:rPr>
        <w:t xml:space="preserve"> in just under twenty-four minutes, including the Mills original “Loop 3,” a </w:t>
      </w:r>
      <w:r w:rsidR="00CB26A5">
        <w:rPr>
          <w:rFonts w:ascii="Arial" w:hAnsi="Arial" w:cs="Arial"/>
          <w:color w:val="000000"/>
        </w:rPr>
        <w:t>l</w:t>
      </w:r>
      <w:r w:rsidR="004D2602" w:rsidRPr="00014C50">
        <w:rPr>
          <w:rFonts w:ascii="Arial" w:hAnsi="Arial" w:cs="Arial"/>
          <w:color w:val="000000"/>
        </w:rPr>
        <w:t xml:space="preserve">ocked </w:t>
      </w:r>
      <w:r w:rsidR="00CB26A5">
        <w:rPr>
          <w:rFonts w:ascii="Arial" w:hAnsi="Arial" w:cs="Arial"/>
          <w:color w:val="000000"/>
        </w:rPr>
        <w:t>g</w:t>
      </w:r>
      <w:r w:rsidR="004D2602" w:rsidRPr="00014C50">
        <w:rPr>
          <w:rFonts w:ascii="Arial" w:hAnsi="Arial" w:cs="Arial"/>
          <w:color w:val="000000"/>
        </w:rPr>
        <w:t xml:space="preserve">roove hardly distinguishable from the other loop-based arrangements played in Mills’ set. Although LGs are also necessarily mastered and cut to vinyl, this short format brought Mills a step closer to merging his production and performance practices by deferring any arranging until the moment of performance. </w:t>
      </w:r>
    </w:p>
    <w:p w14:paraId="6FEC5C9A" w14:textId="555D6CEE" w:rsidR="00E111B6" w:rsidRPr="00014C50" w:rsidRDefault="00E111B6" w:rsidP="00D8289F">
      <w:pPr>
        <w:jc w:val="both"/>
        <w:rPr>
          <w:rFonts w:ascii="Arial" w:hAnsi="Arial" w:cs="Arial"/>
          <w:color w:val="000000" w:themeColor="text1"/>
        </w:rPr>
      </w:pPr>
    </w:p>
    <w:p w14:paraId="4E1CE688" w14:textId="4CC6D565" w:rsidR="0034486C" w:rsidRPr="00014C50" w:rsidRDefault="0034486C" w:rsidP="00D8289F">
      <w:pPr>
        <w:jc w:val="both"/>
        <w:rPr>
          <w:rFonts w:ascii="Arial" w:hAnsi="Arial" w:cs="Arial"/>
        </w:rPr>
      </w:pPr>
      <w:r w:rsidRPr="00014C50">
        <w:rPr>
          <w:rFonts w:ascii="Arial" w:hAnsi="Arial" w:cs="Arial"/>
        </w:rPr>
        <w:t xml:space="preserve">Despite his prior challenge to EDM form through looping LGs and loop-based studio arrangements, Mills did not seize the opportunity to merge production and performance through the exploitation of sync. Rather, he rejected it with the boldest of statements: </w:t>
      </w:r>
      <w:r w:rsidRPr="00014C50">
        <w:rPr>
          <w:rFonts w:ascii="Arial" w:hAnsi="Arial" w:cs="Arial"/>
          <w:i/>
          <w:iCs/>
        </w:rPr>
        <w:t xml:space="preserve">Exhibitionist </w:t>
      </w:r>
      <w:r w:rsidRPr="00014C50">
        <w:rPr>
          <w:rFonts w:ascii="Arial" w:hAnsi="Arial" w:cs="Arial"/>
        </w:rPr>
        <w:t>(2004), a DVD mix compilation that celebrated the manual technique</w:t>
      </w:r>
      <w:r w:rsidR="00C81961" w:rsidRPr="00014C50">
        <w:rPr>
          <w:rFonts w:ascii="Arial" w:hAnsi="Arial" w:cs="Arial"/>
        </w:rPr>
        <w:t>—</w:t>
      </w:r>
      <w:r w:rsidRPr="00014C50">
        <w:rPr>
          <w:rFonts w:ascii="Arial" w:hAnsi="Arial" w:cs="Arial"/>
        </w:rPr>
        <w:t>and</w:t>
      </w:r>
      <w:r w:rsidR="00C81961" w:rsidRPr="00014C50">
        <w:rPr>
          <w:rFonts w:ascii="Arial" w:hAnsi="Arial" w:cs="Arial"/>
        </w:rPr>
        <w:t xml:space="preserve"> </w:t>
      </w:r>
      <w:r w:rsidRPr="00014C50">
        <w:rPr>
          <w:rFonts w:ascii="Arial" w:hAnsi="Arial" w:cs="Arial"/>
        </w:rPr>
        <w:t>the potential for error</w:t>
      </w:r>
      <w:r w:rsidR="00C81961" w:rsidRPr="00014C50">
        <w:rPr>
          <w:rFonts w:ascii="Arial" w:hAnsi="Arial" w:cs="Arial"/>
        </w:rPr>
        <w:t>—</w:t>
      </w:r>
      <w:r w:rsidRPr="00014C50">
        <w:rPr>
          <w:rFonts w:ascii="Arial" w:hAnsi="Arial" w:cs="Arial"/>
        </w:rPr>
        <w:t xml:space="preserve">of the Techno DJ. Amidst a market of carefully curated DJ mix CDs assembled with precision, this was a bold statement of “warts and all” DJing (Finlayson 2015). Within the first two minutes, Mills arguably makes enough </w:t>
      </w:r>
      <w:r w:rsidR="00E54E5D">
        <w:rPr>
          <w:rFonts w:ascii="Arial" w:hAnsi="Arial" w:cs="Arial"/>
        </w:rPr>
        <w:t>“</w:t>
      </w:r>
      <w:r w:rsidRPr="00014C50">
        <w:rPr>
          <w:rFonts w:ascii="Arial" w:hAnsi="Arial" w:cs="Arial"/>
        </w:rPr>
        <w:t>mistakes</w:t>
      </w:r>
      <w:r w:rsidR="00E54E5D">
        <w:rPr>
          <w:rFonts w:ascii="Arial" w:hAnsi="Arial" w:cs="Arial"/>
        </w:rPr>
        <w:t>”</w:t>
      </w:r>
      <w:r w:rsidRPr="00014C50">
        <w:rPr>
          <w:rFonts w:ascii="Arial" w:hAnsi="Arial" w:cs="Arial"/>
        </w:rPr>
        <w:t xml:space="preserve"> to convince any novice to stop the mix and start over. The result of Mills’ rhythmic drifting and shifting is reminiscent of Steve Reich’s </w:t>
      </w:r>
      <w:r w:rsidRPr="00014C50">
        <w:rPr>
          <w:rFonts w:ascii="Arial" w:hAnsi="Arial" w:cs="Arial"/>
          <w:i/>
          <w:iCs/>
        </w:rPr>
        <w:t>Piano Phase</w:t>
      </w:r>
      <w:r w:rsidRPr="00014C50">
        <w:rPr>
          <w:rFonts w:ascii="Arial" w:hAnsi="Arial" w:cs="Arial"/>
        </w:rPr>
        <w:t xml:space="preserve"> (1967), a work that was itself inspired by experiments with tape: </w:t>
      </w:r>
      <w:r w:rsidRPr="00014C50">
        <w:rPr>
          <w:rFonts w:ascii="Arial" w:hAnsi="Arial" w:cs="Arial"/>
          <w:i/>
          <w:iCs/>
        </w:rPr>
        <w:t xml:space="preserve">It’s </w:t>
      </w:r>
      <w:proofErr w:type="spellStart"/>
      <w:r w:rsidRPr="00014C50">
        <w:rPr>
          <w:rFonts w:ascii="Arial" w:hAnsi="Arial" w:cs="Arial"/>
          <w:i/>
          <w:iCs/>
        </w:rPr>
        <w:t>Gonna</w:t>
      </w:r>
      <w:proofErr w:type="spellEnd"/>
      <w:r w:rsidRPr="00014C50">
        <w:rPr>
          <w:rFonts w:ascii="Arial" w:hAnsi="Arial" w:cs="Arial"/>
          <w:i/>
          <w:iCs/>
        </w:rPr>
        <w:t xml:space="preserve"> Rain</w:t>
      </w:r>
      <w:r w:rsidRPr="00014C50">
        <w:rPr>
          <w:rFonts w:ascii="Arial" w:hAnsi="Arial" w:cs="Arial"/>
        </w:rPr>
        <w:t xml:space="preserve"> (1965); and </w:t>
      </w:r>
      <w:r w:rsidRPr="00014C50">
        <w:rPr>
          <w:rFonts w:ascii="Arial" w:hAnsi="Arial" w:cs="Arial"/>
          <w:i/>
          <w:iCs/>
        </w:rPr>
        <w:t>Come Out</w:t>
      </w:r>
      <w:r w:rsidRPr="00014C50">
        <w:rPr>
          <w:rFonts w:ascii="Arial" w:hAnsi="Arial" w:cs="Arial"/>
        </w:rPr>
        <w:t xml:space="preserve"> (1966). Mills’ rejection of the affordances of 21</w:t>
      </w:r>
      <w:r w:rsidRPr="00014C50">
        <w:rPr>
          <w:rFonts w:ascii="Arial" w:hAnsi="Arial" w:cs="Arial"/>
          <w:vertAlign w:val="superscript"/>
        </w:rPr>
        <w:t>st</w:t>
      </w:r>
      <w:r w:rsidRPr="00014C50">
        <w:rPr>
          <w:rFonts w:ascii="Arial" w:hAnsi="Arial" w:cs="Arial"/>
        </w:rPr>
        <w:t xml:space="preserve"> century performance technologies echoes that of Paul Cézanne’s response to the photographic technologies that emerged in the 1870s and the optical aids that preceded them, as discussed in the next section. </w:t>
      </w:r>
    </w:p>
    <w:p w14:paraId="71D3DA3C" w14:textId="77777777" w:rsidR="0034486C" w:rsidRPr="00014C50" w:rsidRDefault="0034486C" w:rsidP="00D8289F">
      <w:pPr>
        <w:jc w:val="both"/>
        <w:rPr>
          <w:rFonts w:ascii="Arial" w:hAnsi="Arial" w:cs="Arial"/>
          <w:color w:val="000000" w:themeColor="text1"/>
        </w:rPr>
      </w:pPr>
    </w:p>
    <w:p w14:paraId="776DA085" w14:textId="69D6FA5E" w:rsidR="008C0364" w:rsidRPr="00014C50" w:rsidRDefault="008C0364" w:rsidP="00D8289F">
      <w:pPr>
        <w:jc w:val="both"/>
        <w:rPr>
          <w:rFonts w:ascii="Arial" w:hAnsi="Arial" w:cs="Arial"/>
          <w:color w:val="000000" w:themeColor="text1"/>
        </w:rPr>
      </w:pPr>
      <w:r w:rsidRPr="00014C50">
        <w:rPr>
          <w:rFonts w:ascii="Arial" w:hAnsi="Arial" w:cs="Arial"/>
        </w:rPr>
        <w:t xml:space="preserve">Once Hawtin began </w:t>
      </w:r>
      <w:r w:rsidR="0025500E" w:rsidRPr="00014C50">
        <w:rPr>
          <w:rFonts w:ascii="Arial" w:hAnsi="Arial" w:cs="Arial"/>
        </w:rPr>
        <w:t xml:space="preserve">using </w:t>
      </w:r>
      <w:r w:rsidR="001E5958" w:rsidRPr="00014C50">
        <w:rPr>
          <w:rFonts w:ascii="Arial" w:hAnsi="Arial" w:cs="Arial"/>
        </w:rPr>
        <w:t>software</w:t>
      </w:r>
      <w:r w:rsidR="00736436" w:rsidRPr="00014C50">
        <w:rPr>
          <w:rFonts w:ascii="Arial" w:hAnsi="Arial" w:cs="Arial"/>
        </w:rPr>
        <w:t xml:space="preserve"> in performance</w:t>
      </w:r>
      <w:r w:rsidR="001E5958" w:rsidRPr="00014C50">
        <w:rPr>
          <w:rFonts w:ascii="Arial" w:hAnsi="Arial" w:cs="Arial"/>
        </w:rPr>
        <w:t xml:space="preserve">, </w:t>
      </w:r>
      <w:r w:rsidRPr="00014C50">
        <w:rPr>
          <w:rFonts w:ascii="Arial" w:hAnsi="Arial" w:cs="Arial"/>
        </w:rPr>
        <w:t>his work</w:t>
      </w:r>
      <w:r w:rsidR="00736436" w:rsidRPr="00014C50">
        <w:rPr>
          <w:rFonts w:ascii="Arial" w:hAnsi="Arial" w:cs="Arial"/>
        </w:rPr>
        <w:t>s</w:t>
      </w:r>
      <w:r w:rsidRPr="00014C50">
        <w:rPr>
          <w:rFonts w:ascii="Arial" w:hAnsi="Arial" w:cs="Arial"/>
        </w:rPr>
        <w:t xml:space="preserve"> transformed completely. This is evident between his mix CDs </w:t>
      </w:r>
      <w:r w:rsidRPr="00014C50">
        <w:rPr>
          <w:rFonts w:ascii="Arial" w:hAnsi="Arial" w:cs="Arial"/>
          <w:i/>
          <w:iCs/>
        </w:rPr>
        <w:t>Decks EFX &amp; 909</w:t>
      </w:r>
      <w:r w:rsidRPr="00014C50">
        <w:rPr>
          <w:rFonts w:ascii="Arial" w:hAnsi="Arial" w:cs="Arial"/>
        </w:rPr>
        <w:t xml:space="preserve"> (1999) and </w:t>
      </w:r>
      <w:r w:rsidRPr="00014C50">
        <w:rPr>
          <w:rFonts w:ascii="Arial" w:hAnsi="Arial" w:cs="Arial"/>
          <w:i/>
          <w:iCs/>
        </w:rPr>
        <w:t xml:space="preserve">DE9 Transitions </w:t>
      </w:r>
      <w:r w:rsidRPr="00014C50">
        <w:rPr>
          <w:rFonts w:ascii="Arial" w:hAnsi="Arial" w:cs="Arial"/>
        </w:rPr>
        <w:t xml:space="preserve">(2005): software-based synchronisation replaced manual beatmatching, arranged tracks no longer represented the building blocks of a set. Hawtin either reduced these blocks to short loops in advance, or he applied EQ and filters to strip tracks down to their rhythmic skeleton, not unlike the work of a Dub producer extracting a </w:t>
      </w:r>
      <w:r w:rsidR="0028513C">
        <w:rPr>
          <w:rFonts w:ascii="Arial" w:hAnsi="Arial" w:cs="Arial"/>
        </w:rPr>
        <w:t xml:space="preserve">rhythm </w:t>
      </w:r>
      <w:r w:rsidRPr="00014C50">
        <w:rPr>
          <w:rFonts w:ascii="Arial" w:hAnsi="Arial" w:cs="Arial"/>
        </w:rPr>
        <w:t xml:space="preserve">from a reggae song (Veal 2007, </w:t>
      </w:r>
      <w:r w:rsidR="00BD42BD" w:rsidRPr="00014C50">
        <w:rPr>
          <w:rFonts w:ascii="Arial" w:hAnsi="Arial" w:cs="Arial"/>
        </w:rPr>
        <w:t xml:space="preserve">p. </w:t>
      </w:r>
      <w:r w:rsidRPr="00014C50">
        <w:rPr>
          <w:rFonts w:ascii="Arial" w:hAnsi="Arial" w:cs="Arial"/>
        </w:rPr>
        <w:t xml:space="preserve">48). </w:t>
      </w:r>
    </w:p>
    <w:p w14:paraId="43B415A3" w14:textId="77777777" w:rsidR="008C0364" w:rsidRPr="00014C50" w:rsidRDefault="008C0364" w:rsidP="00D8289F">
      <w:pPr>
        <w:jc w:val="both"/>
        <w:rPr>
          <w:rFonts w:ascii="Arial" w:hAnsi="Arial" w:cs="Arial"/>
        </w:rPr>
      </w:pPr>
    </w:p>
    <w:p w14:paraId="6EAEE9DA" w14:textId="37ABDAF0" w:rsidR="008C0364" w:rsidRPr="00014C50" w:rsidRDefault="008C0364" w:rsidP="00D8289F">
      <w:pPr>
        <w:jc w:val="both"/>
        <w:rPr>
          <w:rFonts w:ascii="Arial" w:hAnsi="Arial" w:cs="Arial"/>
        </w:rPr>
      </w:pPr>
      <w:r w:rsidRPr="00014C50">
        <w:rPr>
          <w:rFonts w:ascii="Arial" w:hAnsi="Arial" w:cs="Arial"/>
        </w:rPr>
        <w:t xml:space="preserve">The loops and stems created as a product of this process were woven back together in a tapestry of “six, seven, even 10 primary sources” (Loftus 2005). Effectively Hawtin created </w:t>
      </w:r>
      <w:r w:rsidRPr="00014C50">
        <w:rPr>
          <w:rFonts w:ascii="Arial" w:hAnsi="Arial" w:cs="Arial"/>
          <w:i/>
          <w:iCs/>
        </w:rPr>
        <w:t>remixes</w:t>
      </w:r>
      <w:r w:rsidRPr="00014C50">
        <w:rPr>
          <w:rFonts w:ascii="Arial" w:hAnsi="Arial" w:cs="Arial"/>
        </w:rPr>
        <w:t xml:space="preserve"> of works by other artists, then assembled these new productions in a DJ mix. By the time </w:t>
      </w:r>
      <w:r w:rsidRPr="00014C50">
        <w:rPr>
          <w:rFonts w:ascii="Arial" w:hAnsi="Arial" w:cs="Arial"/>
          <w:i/>
        </w:rPr>
        <w:t>DE9: Transitions</w:t>
      </w:r>
      <w:r w:rsidRPr="00014C50">
        <w:rPr>
          <w:rFonts w:ascii="Arial" w:hAnsi="Arial" w:cs="Arial"/>
        </w:rPr>
        <w:t xml:space="preserve"> was released in 2005, his blends were so elaborate that each of the twenty-eight tracks was attributed to Hawtin as the original artist, though not without credit to the artists from whom he sampled. That this process </w:t>
      </w:r>
      <w:r w:rsidR="000411E5">
        <w:rPr>
          <w:rFonts w:ascii="Arial" w:hAnsi="Arial" w:cs="Arial"/>
        </w:rPr>
        <w:t>might</w:t>
      </w:r>
      <w:r w:rsidRPr="00014C50">
        <w:rPr>
          <w:rFonts w:ascii="Arial" w:hAnsi="Arial" w:cs="Arial"/>
        </w:rPr>
        <w:t xml:space="preserve"> be characterised as </w:t>
      </w:r>
      <w:r w:rsidRPr="00014C50">
        <w:rPr>
          <w:rFonts w:ascii="Arial" w:hAnsi="Arial" w:cs="Arial"/>
          <w:i/>
          <w:iCs/>
        </w:rPr>
        <w:t>sampling</w:t>
      </w:r>
      <w:r w:rsidRPr="00014C50">
        <w:rPr>
          <w:rFonts w:ascii="Arial" w:hAnsi="Arial" w:cs="Arial"/>
        </w:rPr>
        <w:t xml:space="preserve"> rather than simply </w:t>
      </w:r>
      <w:r w:rsidRPr="00014C50">
        <w:rPr>
          <w:rFonts w:ascii="Arial" w:hAnsi="Arial" w:cs="Arial"/>
          <w:i/>
          <w:iCs/>
        </w:rPr>
        <w:t>playing tracks</w:t>
      </w:r>
      <w:r w:rsidRPr="00014C50">
        <w:rPr>
          <w:rFonts w:ascii="Arial" w:hAnsi="Arial" w:cs="Arial"/>
        </w:rPr>
        <w:t xml:space="preserve"> shows how the work relied on studio processes as much as performance techniques, facilitated by a common instrument deployed to both pursuits: the laptop. </w:t>
      </w:r>
    </w:p>
    <w:p w14:paraId="29818D93" w14:textId="71117B24" w:rsidR="00805EA8" w:rsidRPr="00014C50" w:rsidRDefault="00805EA8" w:rsidP="00D8289F">
      <w:pPr>
        <w:jc w:val="both"/>
        <w:rPr>
          <w:rFonts w:ascii="Arial" w:hAnsi="Arial" w:cs="Arial"/>
        </w:rPr>
      </w:pPr>
    </w:p>
    <w:p w14:paraId="7C72C095" w14:textId="72A7B08E" w:rsidR="003E2AB0" w:rsidRPr="00014C50" w:rsidRDefault="00857797" w:rsidP="00D8289F">
      <w:pPr>
        <w:jc w:val="both"/>
        <w:rPr>
          <w:rFonts w:ascii="Arial" w:hAnsi="Arial" w:cs="Arial"/>
        </w:rPr>
      </w:pPr>
      <w:r w:rsidRPr="00014C50">
        <w:rPr>
          <w:rFonts w:ascii="Arial" w:hAnsi="Arial" w:cs="Arial"/>
        </w:rPr>
        <w:t>For the 21</w:t>
      </w:r>
      <w:r w:rsidRPr="004B20D3">
        <w:rPr>
          <w:rFonts w:ascii="Arial" w:hAnsi="Arial" w:cs="Arial"/>
          <w:vertAlign w:val="superscript"/>
        </w:rPr>
        <w:t>st</w:t>
      </w:r>
      <w:r w:rsidRPr="00014C50">
        <w:rPr>
          <w:rFonts w:ascii="Arial" w:hAnsi="Arial" w:cs="Arial"/>
        </w:rPr>
        <w:t xml:space="preserve"> century DJ, t</w:t>
      </w:r>
      <w:r w:rsidR="00736436" w:rsidRPr="00014C50">
        <w:rPr>
          <w:rFonts w:ascii="Arial" w:hAnsi="Arial" w:cs="Arial"/>
        </w:rPr>
        <w:t xml:space="preserve">echnology has eased the mechanical burden of creating new works, and though some practitioners and observers might consider this </w:t>
      </w:r>
      <w:r w:rsidR="0056663D">
        <w:rPr>
          <w:rFonts w:ascii="Arial" w:hAnsi="Arial" w:cs="Arial"/>
        </w:rPr>
        <w:t>“</w:t>
      </w:r>
      <w:r w:rsidR="00736436" w:rsidRPr="00014C50">
        <w:rPr>
          <w:rFonts w:ascii="Arial" w:hAnsi="Arial" w:cs="Arial"/>
        </w:rPr>
        <w:t>cheating,</w:t>
      </w:r>
      <w:r w:rsidR="0056663D">
        <w:rPr>
          <w:rFonts w:ascii="Arial" w:hAnsi="Arial" w:cs="Arial"/>
        </w:rPr>
        <w:t>”</w:t>
      </w:r>
      <w:r w:rsidR="00736436" w:rsidRPr="00014C50">
        <w:rPr>
          <w:rFonts w:ascii="Arial" w:hAnsi="Arial" w:cs="Arial"/>
        </w:rPr>
        <w:t xml:space="preserve"> this affords the adopters of such technologies an opportunity to incorporate new elements of performance into their craft. Technology does not equate to a shortcut, but a facilitator and </w:t>
      </w:r>
      <w:r w:rsidR="006C3454" w:rsidRPr="00014C50">
        <w:rPr>
          <w:rFonts w:ascii="Arial" w:hAnsi="Arial" w:cs="Arial"/>
        </w:rPr>
        <w:t>re</w:t>
      </w:r>
      <w:r w:rsidR="00736436" w:rsidRPr="00014C50">
        <w:rPr>
          <w:rFonts w:ascii="Arial" w:hAnsi="Arial" w:cs="Arial"/>
        </w:rPr>
        <w:t xml:space="preserve">distributor of effort. This has direct parallels in other areas of creative practice.  </w:t>
      </w:r>
    </w:p>
    <w:p w14:paraId="4D070E65" w14:textId="77777777" w:rsidR="00CE063B" w:rsidRPr="00014C50" w:rsidRDefault="00CE063B" w:rsidP="00D8289F">
      <w:pPr>
        <w:jc w:val="both"/>
        <w:rPr>
          <w:rFonts w:ascii="Arial" w:hAnsi="Arial" w:cs="Arial"/>
        </w:rPr>
      </w:pPr>
    </w:p>
    <w:p w14:paraId="7F02C784" w14:textId="77777777" w:rsidR="008C0364" w:rsidRPr="00F67D37" w:rsidRDefault="008C0364" w:rsidP="005B5B56">
      <w:pPr>
        <w:pStyle w:val="Heading1"/>
        <w:rPr>
          <w:rFonts w:cs="Arial"/>
          <w:sz w:val="24"/>
          <w:szCs w:val="24"/>
        </w:rPr>
      </w:pPr>
      <w:r w:rsidRPr="00F67D37">
        <w:rPr>
          <w:rFonts w:cs="Arial"/>
          <w:sz w:val="24"/>
          <w:szCs w:val="24"/>
        </w:rPr>
        <w:lastRenderedPageBreak/>
        <w:t>David Hockney’s Secret Knowledge</w:t>
      </w:r>
    </w:p>
    <w:p w14:paraId="28AD2118" w14:textId="77777777" w:rsidR="008C0364" w:rsidRPr="00014C50" w:rsidRDefault="008C0364" w:rsidP="00D8289F">
      <w:pPr>
        <w:jc w:val="both"/>
        <w:rPr>
          <w:rFonts w:ascii="Arial" w:hAnsi="Arial" w:cs="Arial"/>
        </w:rPr>
      </w:pPr>
    </w:p>
    <w:p w14:paraId="14DB5F3A" w14:textId="12E12F57" w:rsidR="008C0364" w:rsidRPr="00014C50" w:rsidRDefault="008C0364" w:rsidP="00D8289F">
      <w:pPr>
        <w:jc w:val="both"/>
        <w:rPr>
          <w:rFonts w:ascii="Arial" w:hAnsi="Arial" w:cs="Arial"/>
          <w:color w:val="FF0000"/>
        </w:rPr>
      </w:pPr>
      <w:r w:rsidRPr="00014C50">
        <w:rPr>
          <w:rFonts w:ascii="Arial" w:hAnsi="Arial" w:cs="Arial"/>
        </w:rPr>
        <w:t xml:space="preserve">After visiting an exhibition of nineteenth century portraits by Ingres at London’s National Gallery in 1999, David Hockney began drawing with an optical device called the camera lucida (Hockney 2006, </w:t>
      </w:r>
      <w:r w:rsidR="00C9746A" w:rsidRPr="00014C50">
        <w:rPr>
          <w:rFonts w:ascii="Arial" w:hAnsi="Arial" w:cs="Arial"/>
        </w:rPr>
        <w:t xml:space="preserve">p. </w:t>
      </w:r>
      <w:r w:rsidRPr="00014C50">
        <w:rPr>
          <w:rFonts w:ascii="Arial" w:hAnsi="Arial" w:cs="Arial"/>
        </w:rPr>
        <w:t xml:space="preserve">12), eventually leading him to pursue a visual argument that “from the early fifteenth century Western artists had not just been aware </w:t>
      </w:r>
      <w:proofErr w:type="gramStart"/>
      <w:r w:rsidRPr="00014C50">
        <w:rPr>
          <w:rFonts w:ascii="Arial" w:hAnsi="Arial" w:cs="Arial"/>
        </w:rPr>
        <w:t>of, but</w:t>
      </w:r>
      <w:proofErr w:type="gramEnd"/>
      <w:r w:rsidRPr="00014C50">
        <w:rPr>
          <w:rFonts w:ascii="Arial" w:hAnsi="Arial" w:cs="Arial"/>
        </w:rPr>
        <w:t xml:space="preserve"> had relied on optics to create “living projections”” (Bolt 2010, </w:t>
      </w:r>
      <w:r w:rsidR="00C9746A" w:rsidRPr="00014C50">
        <w:rPr>
          <w:rFonts w:ascii="Arial" w:hAnsi="Arial" w:cs="Arial"/>
        </w:rPr>
        <w:t xml:space="preserve">p. </w:t>
      </w:r>
      <w:r w:rsidRPr="00014C50">
        <w:rPr>
          <w:rFonts w:ascii="Arial" w:hAnsi="Arial" w:cs="Arial"/>
        </w:rPr>
        <w:t>28). His theory was met with resistance</w:t>
      </w:r>
      <w:r w:rsidR="005E5F8A" w:rsidRPr="00014C50">
        <w:rPr>
          <w:rFonts w:ascii="Arial" w:hAnsi="Arial" w:cs="Arial"/>
        </w:rPr>
        <w:t xml:space="preserve"> by colleagues and contemporaries</w:t>
      </w:r>
      <w:r w:rsidRPr="00014C50">
        <w:rPr>
          <w:rFonts w:ascii="Arial" w:hAnsi="Arial" w:cs="Arial"/>
        </w:rPr>
        <w:t xml:space="preserve">: “their main complaint was that for an artist to use optical aids would be ‘cheating’; that somehow [Hockney] was attacking the idea of innate artistic genius” (Hockney 2006, </w:t>
      </w:r>
      <w:r w:rsidR="00C9746A" w:rsidRPr="00014C50">
        <w:rPr>
          <w:rFonts w:ascii="Arial" w:hAnsi="Arial" w:cs="Arial"/>
        </w:rPr>
        <w:t xml:space="preserve">p. </w:t>
      </w:r>
      <w:r w:rsidRPr="00014C50">
        <w:rPr>
          <w:rFonts w:ascii="Arial" w:hAnsi="Arial" w:cs="Arial"/>
        </w:rPr>
        <w:t xml:space="preserve">14). </w:t>
      </w:r>
    </w:p>
    <w:p w14:paraId="3EE0EED1" w14:textId="77777777" w:rsidR="008C0364" w:rsidRPr="00014C50" w:rsidRDefault="008C0364" w:rsidP="00D8289F">
      <w:pPr>
        <w:jc w:val="both"/>
        <w:rPr>
          <w:rFonts w:ascii="Arial" w:hAnsi="Arial" w:cs="Arial"/>
        </w:rPr>
      </w:pPr>
    </w:p>
    <w:p w14:paraId="56368AFC" w14:textId="3F0A5AED" w:rsidR="008C0364" w:rsidRPr="00014C50" w:rsidRDefault="008C0364" w:rsidP="00D8289F">
      <w:pPr>
        <w:jc w:val="both"/>
        <w:rPr>
          <w:rFonts w:ascii="Arial" w:hAnsi="Arial" w:cs="Arial"/>
        </w:rPr>
      </w:pPr>
      <w:r w:rsidRPr="00014C50">
        <w:rPr>
          <w:rFonts w:ascii="Arial" w:hAnsi="Arial" w:cs="Arial"/>
        </w:rPr>
        <w:t xml:space="preserve">Hockney’s research enquiry was itself assisted by technology: affordable colour photocopying. After creating a wall of reproduced images that was “seventy feet long and covered five hundred years more or less chronologically” (Hockney 2006, </w:t>
      </w:r>
      <w:r w:rsidR="00C9746A" w:rsidRPr="00014C50">
        <w:rPr>
          <w:rFonts w:ascii="Arial" w:hAnsi="Arial" w:cs="Arial"/>
        </w:rPr>
        <w:t xml:space="preserve">p. </w:t>
      </w:r>
      <w:r w:rsidRPr="00014C50">
        <w:rPr>
          <w:rFonts w:ascii="Arial" w:hAnsi="Arial" w:cs="Arial"/>
        </w:rPr>
        <w:t xml:space="preserve">16), he could not only view the works side by </w:t>
      </w:r>
      <w:proofErr w:type="gramStart"/>
      <w:r w:rsidRPr="00014C50">
        <w:rPr>
          <w:rFonts w:ascii="Arial" w:hAnsi="Arial" w:cs="Arial"/>
        </w:rPr>
        <w:t>side, but</w:t>
      </w:r>
      <w:proofErr w:type="gramEnd"/>
      <w:r w:rsidRPr="00014C50">
        <w:rPr>
          <w:rFonts w:ascii="Arial" w:hAnsi="Arial" w:cs="Arial"/>
        </w:rPr>
        <w:t xml:space="preserve"> could arrange a timeline to view the history of visual art as it intersected with technologies that emerged to challenge or assist it. This included lenses used by the Old Masters since 1430, and “the invention that fixes the lens image with chemicals (photography) doing away with the need for the artist’s hand altogether” in 1839 (Hockney 2006, </w:t>
      </w:r>
      <w:r w:rsidR="00C9746A" w:rsidRPr="00014C50">
        <w:rPr>
          <w:rFonts w:ascii="Arial" w:hAnsi="Arial" w:cs="Arial"/>
        </w:rPr>
        <w:t xml:space="preserve">pp. </w:t>
      </w:r>
      <w:r w:rsidRPr="00014C50">
        <w:rPr>
          <w:rFonts w:ascii="Arial" w:hAnsi="Arial" w:cs="Arial"/>
        </w:rPr>
        <w:t xml:space="preserve">184-185). </w:t>
      </w:r>
    </w:p>
    <w:p w14:paraId="057ED532" w14:textId="77777777" w:rsidR="008C0364" w:rsidRPr="00014C50" w:rsidRDefault="008C0364" w:rsidP="00D8289F">
      <w:pPr>
        <w:jc w:val="both"/>
        <w:rPr>
          <w:rFonts w:ascii="Arial" w:hAnsi="Arial" w:cs="Arial"/>
        </w:rPr>
      </w:pPr>
    </w:p>
    <w:p w14:paraId="19847B8B" w14:textId="59B8A592" w:rsidR="008C0364" w:rsidRPr="00014C50" w:rsidRDefault="008C0364" w:rsidP="00D8289F">
      <w:pPr>
        <w:jc w:val="both"/>
        <w:rPr>
          <w:rFonts w:ascii="Arial" w:hAnsi="Arial" w:cs="Arial"/>
        </w:rPr>
      </w:pPr>
      <w:r w:rsidRPr="00014C50">
        <w:rPr>
          <w:rFonts w:ascii="Arial" w:hAnsi="Arial" w:cs="Arial"/>
        </w:rPr>
        <w:t>In his broad overview, Hockney charts artists and their output with a green line that runs parallel to a red line representing technology</w:t>
      </w:r>
      <w:r w:rsidR="003C559A" w:rsidRPr="00014C50">
        <w:rPr>
          <w:rFonts w:ascii="Arial" w:hAnsi="Arial" w:cs="Arial"/>
        </w:rPr>
        <w:t xml:space="preserve"> (2006, </w:t>
      </w:r>
      <w:r w:rsidR="00C9746A" w:rsidRPr="00014C50">
        <w:rPr>
          <w:rFonts w:ascii="Arial" w:hAnsi="Arial" w:cs="Arial"/>
        </w:rPr>
        <w:t xml:space="preserve">pp. </w:t>
      </w:r>
      <w:r w:rsidR="003C559A" w:rsidRPr="00014C50">
        <w:rPr>
          <w:rFonts w:ascii="Arial" w:hAnsi="Arial" w:cs="Arial"/>
        </w:rPr>
        <w:t>184-185)</w:t>
      </w:r>
      <w:r w:rsidRPr="00014C50">
        <w:rPr>
          <w:rFonts w:ascii="Arial" w:hAnsi="Arial" w:cs="Arial"/>
        </w:rPr>
        <w:t xml:space="preserve">. Where the green line shows the work of Michelangelo, for example, he is seen to depart from the red line (electing not to use optics), but remains relatively close, due to the influence of other practitioners and works. In the 1870s, once photography </w:t>
      </w:r>
      <w:r w:rsidR="00D93B41" w:rsidRPr="00014C50">
        <w:rPr>
          <w:rFonts w:ascii="Arial" w:hAnsi="Arial" w:cs="Arial"/>
        </w:rPr>
        <w:t xml:space="preserve">had </w:t>
      </w:r>
      <w:r w:rsidRPr="00014C50">
        <w:rPr>
          <w:rFonts w:ascii="Arial" w:hAnsi="Arial" w:cs="Arial"/>
        </w:rPr>
        <w:t>bec</w:t>
      </w:r>
      <w:r w:rsidR="00D93B41" w:rsidRPr="00014C50">
        <w:rPr>
          <w:rFonts w:ascii="Arial" w:hAnsi="Arial" w:cs="Arial"/>
        </w:rPr>
        <w:t>o</w:t>
      </w:r>
      <w:r w:rsidRPr="00014C50">
        <w:rPr>
          <w:rFonts w:ascii="Arial" w:hAnsi="Arial" w:cs="Arial"/>
        </w:rPr>
        <w:t>me more widespread and people had become more exposed</w:t>
      </w:r>
      <w:r w:rsidRPr="00014C50">
        <w:rPr>
          <w:rFonts w:ascii="Arial" w:hAnsi="Arial" w:cs="Arial"/>
          <w:color w:val="FF0000"/>
        </w:rPr>
        <w:t xml:space="preserve"> </w:t>
      </w:r>
      <w:r w:rsidRPr="00014C50">
        <w:rPr>
          <w:rFonts w:ascii="Arial" w:hAnsi="Arial" w:cs="Arial"/>
        </w:rPr>
        <w:t xml:space="preserve">to its realism, artists such as Cézanne departed much further, and after four centuries of realism, “awkwardness” returned (2006, </w:t>
      </w:r>
      <w:r w:rsidR="00C9746A" w:rsidRPr="00014C50">
        <w:rPr>
          <w:rFonts w:ascii="Arial" w:hAnsi="Arial" w:cs="Arial"/>
        </w:rPr>
        <w:t xml:space="preserve">p. </w:t>
      </w:r>
      <w:r w:rsidRPr="00014C50">
        <w:rPr>
          <w:rFonts w:ascii="Arial" w:hAnsi="Arial" w:cs="Arial"/>
        </w:rPr>
        <w:t>185).</w:t>
      </w:r>
      <w:r w:rsidR="00F310A0" w:rsidRPr="00014C50">
        <w:rPr>
          <w:rFonts w:ascii="Arial" w:hAnsi="Arial" w:cs="Arial"/>
        </w:rPr>
        <w:t xml:space="preserve"> </w:t>
      </w:r>
      <w:r w:rsidRPr="00014C50">
        <w:rPr>
          <w:rFonts w:ascii="Arial" w:hAnsi="Arial" w:cs="Arial"/>
        </w:rPr>
        <w:t>Hockney demonstrates this awkwardness by displaying Caravaggio’s</w:t>
      </w:r>
      <w:r w:rsidR="00CD416F" w:rsidRPr="00014C50">
        <w:rPr>
          <w:rFonts w:ascii="Arial" w:hAnsi="Arial" w:cs="Arial"/>
        </w:rPr>
        <w:t xml:space="preserve"> 159</w:t>
      </w:r>
      <w:r w:rsidR="005E791E" w:rsidRPr="00014C50">
        <w:rPr>
          <w:rFonts w:ascii="Arial" w:hAnsi="Arial" w:cs="Arial"/>
        </w:rPr>
        <w:t>7</w:t>
      </w:r>
      <w:r w:rsidR="00CD416F" w:rsidRPr="00014C50">
        <w:rPr>
          <w:rFonts w:ascii="Arial" w:hAnsi="Arial" w:cs="Arial"/>
        </w:rPr>
        <w:t xml:space="preserve"> work,</w:t>
      </w:r>
      <w:r w:rsidRPr="00014C50">
        <w:rPr>
          <w:rFonts w:ascii="Arial" w:hAnsi="Arial" w:cs="Arial"/>
        </w:rPr>
        <w:t xml:space="preserve"> </w:t>
      </w:r>
      <w:r w:rsidRPr="00014C50">
        <w:rPr>
          <w:rFonts w:ascii="Arial" w:hAnsi="Arial" w:cs="Arial"/>
          <w:i/>
          <w:iCs/>
        </w:rPr>
        <w:t>Basket of Fruit</w:t>
      </w:r>
      <w:r w:rsidRPr="00014C50">
        <w:rPr>
          <w:rFonts w:ascii="Arial" w:hAnsi="Arial" w:cs="Arial"/>
        </w:rPr>
        <w:t xml:space="preserve"> next to Cézanne’s</w:t>
      </w:r>
      <w:r w:rsidR="00CD416F" w:rsidRPr="00014C50">
        <w:rPr>
          <w:rFonts w:ascii="Arial" w:hAnsi="Arial" w:cs="Arial"/>
        </w:rPr>
        <w:t xml:space="preserve"> 1878</w:t>
      </w:r>
      <w:r w:rsidR="005E791E" w:rsidRPr="00014C50">
        <w:rPr>
          <w:rFonts w:ascii="Arial" w:hAnsi="Arial" w:cs="Arial"/>
        </w:rPr>
        <w:t>-79</w:t>
      </w:r>
      <w:r w:rsidR="00CD416F" w:rsidRPr="00014C50">
        <w:rPr>
          <w:rFonts w:ascii="Arial" w:hAnsi="Arial" w:cs="Arial"/>
        </w:rPr>
        <w:t xml:space="preserve"> painting,</w:t>
      </w:r>
      <w:r w:rsidRPr="00014C50">
        <w:rPr>
          <w:rFonts w:ascii="Arial" w:hAnsi="Arial" w:cs="Arial"/>
        </w:rPr>
        <w:t xml:space="preserve"> </w:t>
      </w:r>
      <w:r w:rsidRPr="00014C50">
        <w:rPr>
          <w:rFonts w:ascii="Arial" w:hAnsi="Arial" w:cs="Arial"/>
          <w:i/>
          <w:iCs/>
        </w:rPr>
        <w:t>Apples</w:t>
      </w:r>
      <w:r w:rsidRPr="00014C50">
        <w:rPr>
          <w:rFonts w:ascii="Arial" w:hAnsi="Arial" w:cs="Arial"/>
        </w:rPr>
        <w:t xml:space="preserve"> (2006, </w:t>
      </w:r>
      <w:r w:rsidR="00C9746A" w:rsidRPr="00014C50">
        <w:rPr>
          <w:rFonts w:ascii="Arial" w:hAnsi="Arial" w:cs="Arial"/>
        </w:rPr>
        <w:t xml:space="preserve">pp. </w:t>
      </w:r>
      <w:r w:rsidRPr="00014C50">
        <w:rPr>
          <w:rFonts w:ascii="Arial" w:hAnsi="Arial" w:cs="Arial"/>
        </w:rPr>
        <w:t xml:space="preserve">188-189). It is no surprise that Caravaggio’s position on the green line touches the red line that represents technology; the precise detail in his fruit is almost photographic, especially next to Cézanne’s awkward apples that appeared after photographic perfection could be achieved with a camera. Hockney’s argument was not that one work is more skilled than the other, but that our understanding of how each work was created can be advanced through more focused research – why didn’t Cézanne use optics? </w:t>
      </w:r>
    </w:p>
    <w:p w14:paraId="0A8433E7" w14:textId="77777777" w:rsidR="008C0364" w:rsidRPr="00014C50" w:rsidRDefault="008C0364" w:rsidP="00D8289F">
      <w:pPr>
        <w:jc w:val="both"/>
        <w:rPr>
          <w:rFonts w:ascii="Arial" w:hAnsi="Arial" w:cs="Arial"/>
        </w:rPr>
      </w:pPr>
    </w:p>
    <w:p w14:paraId="0CC7E56F" w14:textId="1AAC5C6B" w:rsidR="008C0364" w:rsidRPr="00014C50" w:rsidRDefault="008F6C5D" w:rsidP="00D8289F">
      <w:pPr>
        <w:jc w:val="center"/>
        <w:rPr>
          <w:rFonts w:ascii="Arial" w:hAnsi="Arial" w:cs="Arial"/>
          <w:color w:val="000000" w:themeColor="text1"/>
        </w:rPr>
      </w:pPr>
      <w:r w:rsidRPr="00014C50">
        <w:rPr>
          <w:rFonts w:ascii="Arial" w:hAnsi="Arial" w:cs="Arial"/>
          <w:noProof/>
          <w:color w:val="000000" w:themeColor="text1"/>
        </w:rPr>
        <w:lastRenderedPageBreak/>
        <w:drawing>
          <wp:inline distT="0" distB="0" distL="0" distR="0" wp14:anchorId="6162463E" wp14:editId="0040363D">
            <wp:extent cx="4928853" cy="3798277"/>
            <wp:effectExtent l="0" t="0" r="0" b="0"/>
            <wp:docPr id="3" name="Picture 3" descr="A basket of fr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asket of fruit&#10;&#10;Description automatically generated with low confidence"/>
                    <pic:cNvPicPr/>
                  </pic:nvPicPr>
                  <pic:blipFill>
                    <a:blip r:embed="rId11" cstate="email">
                      <a:extLst>
                        <a:ext uri="{28A0092B-C50C-407E-A947-70E740481C1C}">
                          <a14:useLocalDpi xmlns:a14="http://schemas.microsoft.com/office/drawing/2010/main"/>
                        </a:ext>
                      </a:extLst>
                    </a:blip>
                    <a:stretch>
                      <a:fillRect/>
                    </a:stretch>
                  </pic:blipFill>
                  <pic:spPr>
                    <a:xfrm>
                      <a:off x="0" y="0"/>
                      <a:ext cx="4944819" cy="3810581"/>
                    </a:xfrm>
                    <a:prstGeom prst="rect">
                      <a:avLst/>
                    </a:prstGeom>
                  </pic:spPr>
                </pic:pic>
              </a:graphicData>
            </a:graphic>
          </wp:inline>
        </w:drawing>
      </w:r>
    </w:p>
    <w:p w14:paraId="333C7E2D" w14:textId="203FC25F" w:rsidR="00D8289F" w:rsidRPr="00F67D37" w:rsidRDefault="00416F2D" w:rsidP="00D8289F">
      <w:pPr>
        <w:jc w:val="center"/>
        <w:rPr>
          <w:rFonts w:ascii="Arial" w:eastAsia="Calibri" w:hAnsi="Arial" w:cs="Arial"/>
          <w:color w:val="000000"/>
        </w:rPr>
      </w:pPr>
      <w:r w:rsidRPr="00F67D37">
        <w:rPr>
          <w:rFonts w:ascii="Arial" w:eastAsia="Calibri" w:hAnsi="Arial" w:cs="Arial"/>
          <w:color w:val="000000"/>
        </w:rPr>
        <w:t>Fig</w:t>
      </w:r>
      <w:r w:rsidR="00B92F73" w:rsidRPr="00F67D37">
        <w:rPr>
          <w:rFonts w:ascii="Arial" w:eastAsia="Calibri" w:hAnsi="Arial" w:cs="Arial"/>
          <w:color w:val="000000"/>
        </w:rPr>
        <w:t>.</w:t>
      </w:r>
      <w:r w:rsidRPr="00F67D37">
        <w:rPr>
          <w:rFonts w:ascii="Arial" w:eastAsia="Calibri" w:hAnsi="Arial" w:cs="Arial"/>
          <w:color w:val="000000"/>
        </w:rPr>
        <w:t xml:space="preserve"> </w:t>
      </w:r>
      <w:r w:rsidR="00B92F73" w:rsidRPr="00F67D37">
        <w:rPr>
          <w:rFonts w:ascii="Arial" w:eastAsia="Calibri" w:hAnsi="Arial" w:cs="Arial"/>
          <w:color w:val="000000"/>
        </w:rPr>
        <w:t>1</w:t>
      </w:r>
      <w:r w:rsidRPr="00F67D37">
        <w:rPr>
          <w:rFonts w:ascii="Arial" w:eastAsia="Calibri" w:hAnsi="Arial" w:cs="Arial"/>
          <w:color w:val="000000"/>
        </w:rPr>
        <w:t xml:space="preserve">: Caravaggio’s </w:t>
      </w:r>
      <w:r w:rsidRPr="00F67D37">
        <w:rPr>
          <w:rFonts w:ascii="Arial" w:eastAsia="Calibri" w:hAnsi="Arial" w:cs="Arial"/>
          <w:i/>
          <w:iCs/>
          <w:color w:val="000000"/>
        </w:rPr>
        <w:t>Basket of Fruit</w:t>
      </w:r>
      <w:r w:rsidRPr="00F67D37">
        <w:rPr>
          <w:rFonts w:ascii="Arial" w:eastAsia="Calibri" w:hAnsi="Arial" w:cs="Arial"/>
          <w:color w:val="000000"/>
        </w:rPr>
        <w:t xml:space="preserve"> 159</w:t>
      </w:r>
      <w:r w:rsidR="005E791E" w:rsidRPr="00F67D37">
        <w:rPr>
          <w:rFonts w:ascii="Arial" w:eastAsia="Calibri" w:hAnsi="Arial" w:cs="Arial"/>
          <w:color w:val="000000"/>
        </w:rPr>
        <w:t>7/1600</w:t>
      </w:r>
      <w:r w:rsidR="00B92F73" w:rsidRPr="00F67D37">
        <w:rPr>
          <w:rFonts w:ascii="Arial" w:eastAsia="Calibri" w:hAnsi="Arial" w:cs="Arial"/>
          <w:color w:val="000000"/>
        </w:rPr>
        <w:t>.</w:t>
      </w:r>
    </w:p>
    <w:p w14:paraId="05353747" w14:textId="3B9293CA" w:rsidR="00416F2D" w:rsidRPr="00F67D37" w:rsidRDefault="00F33CB9" w:rsidP="00D8289F">
      <w:pPr>
        <w:jc w:val="center"/>
        <w:rPr>
          <w:rFonts w:ascii="Arial" w:eastAsia="Calibri" w:hAnsi="Arial" w:cs="Arial"/>
          <w:color w:val="000000"/>
        </w:rPr>
      </w:pPr>
      <w:r w:rsidRPr="00F67D37">
        <w:rPr>
          <w:rFonts w:ascii="Arial" w:hAnsi="Arial" w:cs="Arial"/>
        </w:rPr>
        <w:t xml:space="preserve">Source: </w:t>
      </w:r>
      <w:r w:rsidR="00B92F73" w:rsidRPr="00F67D37">
        <w:rPr>
          <w:rFonts w:ascii="Arial" w:hAnsi="Arial" w:cs="Arial"/>
        </w:rPr>
        <w:t>Google Arts &amp; Culture</w:t>
      </w:r>
      <w:r w:rsidRPr="00F67D37">
        <w:rPr>
          <w:rFonts w:ascii="Arial" w:hAnsi="Arial" w:cs="Arial"/>
        </w:rPr>
        <w:t xml:space="preserve">, </w:t>
      </w:r>
      <w:r w:rsidR="00B92F73" w:rsidRPr="00F67D37">
        <w:rPr>
          <w:rFonts w:ascii="Arial" w:hAnsi="Arial" w:cs="Arial"/>
        </w:rPr>
        <w:t>reproduced under a creative commons license.</w:t>
      </w:r>
    </w:p>
    <w:p w14:paraId="5E431F6A" w14:textId="77777777" w:rsidR="00416F2D" w:rsidRPr="00014C50" w:rsidRDefault="00416F2D" w:rsidP="00D8289F">
      <w:pPr>
        <w:jc w:val="both"/>
        <w:rPr>
          <w:rFonts w:ascii="Arial" w:hAnsi="Arial" w:cs="Arial"/>
          <w:color w:val="000000" w:themeColor="text1"/>
        </w:rPr>
      </w:pPr>
    </w:p>
    <w:p w14:paraId="0E6D153C" w14:textId="61BB8007" w:rsidR="00416F2D" w:rsidRPr="00014C50" w:rsidRDefault="008F6C5D" w:rsidP="00D8289F">
      <w:pPr>
        <w:jc w:val="center"/>
        <w:rPr>
          <w:rFonts w:ascii="Arial" w:hAnsi="Arial" w:cs="Arial"/>
          <w:color w:val="000000" w:themeColor="text1"/>
        </w:rPr>
      </w:pPr>
      <w:r w:rsidRPr="00014C50">
        <w:rPr>
          <w:rFonts w:ascii="Arial" w:hAnsi="Arial" w:cs="Arial"/>
          <w:noProof/>
          <w:color w:val="000000" w:themeColor="text1"/>
        </w:rPr>
        <w:drawing>
          <wp:inline distT="0" distB="0" distL="0" distR="0" wp14:anchorId="712B6EFF" wp14:editId="7B98EB9B">
            <wp:extent cx="4974529" cy="3488788"/>
            <wp:effectExtent l="0" t="0" r="4445" b="3810"/>
            <wp:docPr id="5" name="Picture 5" descr="A painting of pumpki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ainting of pumpkins&#10;&#10;Description automatically generated with low confidence"/>
                    <pic:cNvPicPr/>
                  </pic:nvPicPr>
                  <pic:blipFill>
                    <a:blip r:embed="rId12" cstate="email">
                      <a:extLst>
                        <a:ext uri="{28A0092B-C50C-407E-A947-70E740481C1C}">
                          <a14:useLocalDpi xmlns:a14="http://schemas.microsoft.com/office/drawing/2010/main"/>
                        </a:ext>
                      </a:extLst>
                    </a:blip>
                    <a:stretch>
                      <a:fillRect/>
                    </a:stretch>
                  </pic:blipFill>
                  <pic:spPr>
                    <a:xfrm>
                      <a:off x="0" y="0"/>
                      <a:ext cx="4997046" cy="3504580"/>
                    </a:xfrm>
                    <a:prstGeom prst="rect">
                      <a:avLst/>
                    </a:prstGeom>
                  </pic:spPr>
                </pic:pic>
              </a:graphicData>
            </a:graphic>
          </wp:inline>
        </w:drawing>
      </w:r>
    </w:p>
    <w:p w14:paraId="0D214281" w14:textId="3FD41812" w:rsidR="00416F2D" w:rsidRPr="00F67D37" w:rsidRDefault="00416F2D" w:rsidP="005E791E">
      <w:pPr>
        <w:spacing w:before="80"/>
        <w:jc w:val="center"/>
        <w:rPr>
          <w:rFonts w:ascii="Arial" w:eastAsia="Calibri" w:hAnsi="Arial" w:cs="Arial"/>
          <w:color w:val="000000"/>
        </w:rPr>
      </w:pPr>
      <w:r w:rsidRPr="00F67D37">
        <w:rPr>
          <w:rFonts w:ascii="Arial" w:eastAsia="Calibri" w:hAnsi="Arial" w:cs="Arial"/>
          <w:color w:val="000000"/>
        </w:rPr>
        <w:t>Fig</w:t>
      </w:r>
      <w:r w:rsidR="00B92F73" w:rsidRPr="00F67D37">
        <w:rPr>
          <w:rFonts w:ascii="Arial" w:eastAsia="Calibri" w:hAnsi="Arial" w:cs="Arial"/>
          <w:color w:val="000000"/>
        </w:rPr>
        <w:t>.</w:t>
      </w:r>
      <w:r w:rsidRPr="00F67D37">
        <w:rPr>
          <w:rFonts w:ascii="Arial" w:eastAsia="Calibri" w:hAnsi="Arial" w:cs="Arial"/>
          <w:color w:val="000000"/>
        </w:rPr>
        <w:t xml:space="preserve"> </w:t>
      </w:r>
      <w:r w:rsidR="00B92F73" w:rsidRPr="00F67D37">
        <w:rPr>
          <w:rFonts w:ascii="Arial" w:eastAsia="Calibri" w:hAnsi="Arial" w:cs="Arial"/>
          <w:color w:val="000000"/>
        </w:rPr>
        <w:t>2</w:t>
      </w:r>
      <w:r w:rsidRPr="00F67D37">
        <w:rPr>
          <w:rFonts w:ascii="Arial" w:eastAsia="Calibri" w:hAnsi="Arial" w:cs="Arial"/>
          <w:color w:val="000000"/>
        </w:rPr>
        <w:t xml:space="preserve">: </w:t>
      </w:r>
      <w:r w:rsidR="008C0364" w:rsidRPr="00F67D37">
        <w:rPr>
          <w:rFonts w:ascii="Arial" w:eastAsia="Calibri" w:hAnsi="Arial" w:cs="Arial"/>
          <w:color w:val="000000"/>
        </w:rPr>
        <w:t xml:space="preserve">Cézanne’s </w:t>
      </w:r>
      <w:r w:rsidR="008C0364" w:rsidRPr="00F67D37">
        <w:rPr>
          <w:rFonts w:ascii="Arial" w:eastAsia="Calibri" w:hAnsi="Arial" w:cs="Arial"/>
          <w:i/>
          <w:iCs/>
          <w:color w:val="000000"/>
        </w:rPr>
        <w:t>Apples</w:t>
      </w:r>
      <w:r w:rsidR="008C0364" w:rsidRPr="00F67D37">
        <w:rPr>
          <w:rFonts w:ascii="Arial" w:eastAsia="Calibri" w:hAnsi="Arial" w:cs="Arial"/>
          <w:color w:val="000000"/>
        </w:rPr>
        <w:t xml:space="preserve"> 1878</w:t>
      </w:r>
      <w:r w:rsidR="005E791E" w:rsidRPr="00F67D37">
        <w:rPr>
          <w:rFonts w:ascii="Arial" w:eastAsia="Calibri" w:hAnsi="Arial" w:cs="Arial"/>
          <w:color w:val="000000"/>
        </w:rPr>
        <w:t>-79</w:t>
      </w:r>
      <w:r w:rsidR="008C0364" w:rsidRPr="00F67D37">
        <w:rPr>
          <w:rFonts w:ascii="Arial" w:eastAsia="Calibri" w:hAnsi="Arial" w:cs="Arial"/>
          <w:color w:val="000000"/>
        </w:rPr>
        <w:t>.</w:t>
      </w:r>
      <w:r w:rsidR="005E791E" w:rsidRPr="00F67D37">
        <w:rPr>
          <w:rFonts w:ascii="Arial" w:eastAsia="Calibri" w:hAnsi="Arial" w:cs="Arial"/>
          <w:color w:val="000000"/>
        </w:rPr>
        <w:br/>
      </w:r>
      <w:r w:rsidR="00F33CB9" w:rsidRPr="00F67D37">
        <w:rPr>
          <w:rFonts w:ascii="Arial" w:hAnsi="Arial" w:cs="Arial"/>
        </w:rPr>
        <w:t>Source: Google Arts &amp; Culture, reproduced under a creative commons license.</w:t>
      </w:r>
    </w:p>
    <w:p w14:paraId="548CC254" w14:textId="77777777" w:rsidR="00416F2D" w:rsidRPr="00F67D37" w:rsidRDefault="00416F2D" w:rsidP="00D8289F">
      <w:pPr>
        <w:spacing w:before="80"/>
        <w:jc w:val="both"/>
        <w:rPr>
          <w:rFonts w:ascii="Arial" w:eastAsia="Calibri" w:hAnsi="Arial" w:cs="Arial"/>
          <w:color w:val="000000"/>
        </w:rPr>
      </w:pPr>
    </w:p>
    <w:p w14:paraId="0E5B8C28" w14:textId="77777777" w:rsidR="00A315E1" w:rsidRDefault="00A315E1">
      <w:pPr>
        <w:rPr>
          <w:rFonts w:ascii="Arial" w:hAnsi="Arial" w:cs="Arial"/>
        </w:rPr>
      </w:pPr>
      <w:r>
        <w:rPr>
          <w:rFonts w:ascii="Arial" w:hAnsi="Arial" w:cs="Arial"/>
        </w:rPr>
        <w:br w:type="page"/>
      </w:r>
    </w:p>
    <w:p w14:paraId="3001DE3B" w14:textId="3B9997A6" w:rsidR="008C0364" w:rsidRPr="00014C50" w:rsidRDefault="008C0364" w:rsidP="00D8289F">
      <w:pPr>
        <w:jc w:val="both"/>
        <w:rPr>
          <w:rFonts w:ascii="Arial" w:hAnsi="Arial" w:cs="Arial"/>
        </w:rPr>
      </w:pPr>
      <w:r w:rsidRPr="00014C50">
        <w:rPr>
          <w:rFonts w:ascii="Arial" w:hAnsi="Arial" w:cs="Arial"/>
        </w:rPr>
        <w:lastRenderedPageBreak/>
        <w:t xml:space="preserve">This kind of enquiry allows us to better understand why artists deploy different techniques and media: Cézanne’s decision to </w:t>
      </w:r>
      <w:r w:rsidR="00CF4A26">
        <w:rPr>
          <w:rFonts w:ascii="Arial" w:hAnsi="Arial" w:cs="Arial"/>
        </w:rPr>
        <w:t>“</w:t>
      </w:r>
      <w:r w:rsidRPr="00014C50">
        <w:rPr>
          <w:rFonts w:ascii="Arial" w:hAnsi="Arial" w:cs="Arial"/>
        </w:rPr>
        <w:t>eyeball</w:t>
      </w:r>
      <w:r w:rsidR="00CF4A26">
        <w:rPr>
          <w:rFonts w:ascii="Arial" w:hAnsi="Arial" w:cs="Arial"/>
        </w:rPr>
        <w:t>”</w:t>
      </w:r>
      <w:r w:rsidRPr="00014C50">
        <w:rPr>
          <w:rFonts w:ascii="Arial" w:hAnsi="Arial" w:cs="Arial"/>
        </w:rPr>
        <w:t xml:space="preserve"> a subject asserts an artistic view that transcends realism. To draw this back to DJ practice, consider </w:t>
      </w:r>
      <w:r w:rsidR="006271A5" w:rsidRPr="00014C50">
        <w:rPr>
          <w:rFonts w:ascii="Arial" w:hAnsi="Arial" w:cs="Arial"/>
        </w:rPr>
        <w:t>Mills’</w:t>
      </w:r>
      <w:r w:rsidRPr="00014C50">
        <w:rPr>
          <w:rFonts w:ascii="Arial" w:hAnsi="Arial" w:cs="Arial"/>
        </w:rPr>
        <w:t xml:space="preserve"> approach to beatmatching:</w:t>
      </w:r>
    </w:p>
    <w:p w14:paraId="52B75A1E" w14:textId="77777777" w:rsidR="008C0364" w:rsidRPr="00014C50" w:rsidRDefault="008C0364" w:rsidP="00D8289F">
      <w:pPr>
        <w:jc w:val="both"/>
        <w:rPr>
          <w:rFonts w:ascii="Arial" w:hAnsi="Arial" w:cs="Arial"/>
        </w:rPr>
      </w:pPr>
    </w:p>
    <w:p w14:paraId="5F092530" w14:textId="77777777" w:rsidR="008C0364" w:rsidRPr="00014C50" w:rsidRDefault="008C0364" w:rsidP="00D8289F">
      <w:pPr>
        <w:ind w:left="720"/>
        <w:jc w:val="both"/>
        <w:rPr>
          <w:rFonts w:ascii="Arial" w:hAnsi="Arial" w:cs="Arial"/>
        </w:rPr>
      </w:pPr>
      <w:r w:rsidRPr="00014C50">
        <w:rPr>
          <w:rFonts w:ascii="Arial" w:hAnsi="Arial" w:cs="Arial"/>
          <w:i/>
          <w:iCs/>
        </w:rPr>
        <w:t xml:space="preserve">I'll let it fall off a little bit before you hear it, so you can feel it coming together. Because, you know, we're dealing with people, and people are not machines. Perfection is not always the point […] If you never let the audience hear that, then they might believe that you're perfect, and that you mix like a computer, like software </w:t>
      </w:r>
      <w:r w:rsidRPr="00014C50">
        <w:rPr>
          <w:rFonts w:ascii="Arial" w:hAnsi="Arial" w:cs="Arial"/>
        </w:rPr>
        <w:t>(2019).</w:t>
      </w:r>
    </w:p>
    <w:p w14:paraId="7CE478AD" w14:textId="77777777" w:rsidR="008C0364" w:rsidRPr="00014C50" w:rsidRDefault="008C0364" w:rsidP="00D8289F">
      <w:pPr>
        <w:jc w:val="both"/>
        <w:rPr>
          <w:rFonts w:ascii="Arial" w:hAnsi="Arial" w:cs="Arial"/>
        </w:rPr>
      </w:pPr>
    </w:p>
    <w:p w14:paraId="63F687AC" w14:textId="7EB3458E" w:rsidR="008C0364" w:rsidRPr="00014C50" w:rsidRDefault="008C0364" w:rsidP="00D8289F">
      <w:pPr>
        <w:jc w:val="both"/>
        <w:rPr>
          <w:rFonts w:ascii="Arial" w:hAnsi="Arial" w:cs="Arial"/>
        </w:rPr>
      </w:pPr>
      <w:r w:rsidRPr="00014C50">
        <w:rPr>
          <w:rFonts w:ascii="Arial" w:hAnsi="Arial" w:cs="Arial"/>
          <w:color w:val="000000" w:themeColor="text1"/>
        </w:rPr>
        <w:t>Even when DJs elect not to utilise sync, they operate amongst a field of practitioners for whom it is widely available, just as the Old Masters “</w:t>
      </w:r>
      <w:r w:rsidRPr="00014C50">
        <w:rPr>
          <w:rFonts w:ascii="Arial" w:hAnsi="Arial" w:cs="Arial"/>
        </w:rPr>
        <w:t xml:space="preserve">would have seen paintings and drawings made with [optics], and maybe even some projections themselves (to see optical projections is to use them); and as apprentices they probably copied works with optical effects” (Hockney 2006, </w:t>
      </w:r>
      <w:r w:rsidR="005F7C54" w:rsidRPr="00014C50">
        <w:rPr>
          <w:rFonts w:ascii="Arial" w:hAnsi="Arial" w:cs="Arial"/>
        </w:rPr>
        <w:t xml:space="preserve">p. </w:t>
      </w:r>
      <w:r w:rsidRPr="00014C50">
        <w:rPr>
          <w:rFonts w:ascii="Arial" w:hAnsi="Arial" w:cs="Arial"/>
        </w:rPr>
        <w:t xml:space="preserve">17). In EDM, where precise, sync-driven transitions have become increasingly commonplace, the audience might expect precision from performers who choose not to use the technology. Still, just as Cézanne did not seek high resolution perfection in his execution of </w:t>
      </w:r>
      <w:r w:rsidRPr="00014C50">
        <w:rPr>
          <w:rFonts w:ascii="Arial" w:hAnsi="Arial" w:cs="Arial"/>
          <w:i/>
          <w:iCs/>
        </w:rPr>
        <w:t>Apples</w:t>
      </w:r>
      <w:r w:rsidRPr="00014C50">
        <w:rPr>
          <w:rFonts w:ascii="Arial" w:hAnsi="Arial" w:cs="Arial"/>
        </w:rPr>
        <w:t>, performers such as Mills favour</w:t>
      </w:r>
      <w:r w:rsidR="00716F21">
        <w:rPr>
          <w:rFonts w:ascii="Arial" w:hAnsi="Arial" w:cs="Arial"/>
        </w:rPr>
        <w:t xml:space="preserve"> the imperfection of</w:t>
      </w:r>
      <w:r w:rsidRPr="00014C50">
        <w:rPr>
          <w:rFonts w:ascii="Arial" w:hAnsi="Arial" w:cs="Arial"/>
        </w:rPr>
        <w:t xml:space="preserve"> </w:t>
      </w:r>
      <w:commentRangeStart w:id="7"/>
      <w:commentRangeStart w:id="8"/>
      <w:r w:rsidRPr="00014C50">
        <w:rPr>
          <w:rFonts w:ascii="Arial" w:hAnsi="Arial" w:cs="Arial"/>
        </w:rPr>
        <w:t>manual assembly</w:t>
      </w:r>
      <w:r w:rsidR="004A6593">
        <w:rPr>
          <w:rFonts w:ascii="Arial" w:hAnsi="Arial" w:cs="Arial"/>
        </w:rPr>
        <w:t>—</w:t>
      </w:r>
      <w:commentRangeEnd w:id="7"/>
      <w:r w:rsidR="006C5427">
        <w:rPr>
          <w:rStyle w:val="CommentReference"/>
          <w:rFonts w:ascii="Arial" w:eastAsiaTheme="minorHAnsi" w:hAnsi="Arial" w:cs="Arial"/>
          <w:lang w:eastAsia="en-US"/>
        </w:rPr>
        <w:commentReference w:id="7"/>
      </w:r>
      <w:commentRangeEnd w:id="8"/>
      <w:r w:rsidR="00DA0B17">
        <w:rPr>
          <w:rStyle w:val="CommentReference"/>
          <w:rFonts w:ascii="Arial" w:eastAsiaTheme="minorHAnsi" w:hAnsi="Arial" w:cs="Arial"/>
          <w:lang w:eastAsia="en-US"/>
        </w:rPr>
        <w:commentReference w:id="8"/>
      </w:r>
      <w:r w:rsidR="004A6593">
        <w:rPr>
          <w:rFonts w:ascii="Arial" w:hAnsi="Arial" w:cs="Arial"/>
        </w:rPr>
        <w:t xml:space="preserve">micro-timing between discrete rhythms, </w:t>
      </w:r>
      <w:r w:rsidR="00716F21">
        <w:rPr>
          <w:rFonts w:ascii="Arial" w:hAnsi="Arial" w:cs="Arial"/>
        </w:rPr>
        <w:t>alignments pursued in real-time</w:t>
      </w:r>
      <w:r w:rsidR="004A6593">
        <w:rPr>
          <w:rFonts w:ascii="Arial" w:hAnsi="Arial" w:cs="Arial"/>
        </w:rPr>
        <w:t xml:space="preserve"> and by feel—</w:t>
      </w:r>
      <w:r w:rsidRPr="00014C50">
        <w:rPr>
          <w:rFonts w:ascii="Arial" w:hAnsi="Arial" w:cs="Arial"/>
        </w:rPr>
        <w:t>over</w:t>
      </w:r>
      <w:r w:rsidR="004A6593">
        <w:rPr>
          <w:rFonts w:ascii="Arial" w:hAnsi="Arial" w:cs="Arial"/>
        </w:rPr>
        <w:t xml:space="preserve"> </w:t>
      </w:r>
      <w:r w:rsidRPr="00014C50">
        <w:rPr>
          <w:rFonts w:ascii="Arial" w:hAnsi="Arial" w:cs="Arial"/>
        </w:rPr>
        <w:t xml:space="preserve">the precision of sync.  </w:t>
      </w:r>
    </w:p>
    <w:p w14:paraId="03BFB106" w14:textId="77777777" w:rsidR="008C0364" w:rsidRPr="00014C50" w:rsidRDefault="008C0364" w:rsidP="00D8289F">
      <w:pPr>
        <w:jc w:val="both"/>
        <w:rPr>
          <w:rFonts w:ascii="Arial" w:hAnsi="Arial" w:cs="Arial"/>
          <w:color w:val="000000" w:themeColor="text1"/>
        </w:rPr>
      </w:pPr>
    </w:p>
    <w:p w14:paraId="6E84B4ED" w14:textId="159610A4" w:rsidR="007D7B2A" w:rsidRPr="00C217D5" w:rsidRDefault="008C0364" w:rsidP="00C217D5">
      <w:pPr>
        <w:spacing w:before="80"/>
        <w:jc w:val="both"/>
        <w:rPr>
          <w:rFonts w:ascii="Arial" w:eastAsia="Calibri" w:hAnsi="Arial" w:cs="Arial"/>
          <w:color w:val="000000"/>
        </w:rPr>
      </w:pPr>
      <w:r w:rsidRPr="00014C50">
        <w:rPr>
          <w:rFonts w:ascii="Arial" w:eastAsia="Calibri" w:hAnsi="Arial" w:cs="Arial"/>
          <w:color w:val="000000"/>
        </w:rPr>
        <w:t xml:space="preserve">Despite its precision, there are limitations and skills </w:t>
      </w:r>
      <w:r w:rsidR="00BE02D1" w:rsidRPr="00014C50">
        <w:rPr>
          <w:rFonts w:ascii="Arial" w:eastAsia="Calibri" w:hAnsi="Arial" w:cs="Arial"/>
          <w:color w:val="000000"/>
        </w:rPr>
        <w:t xml:space="preserve">inherent in using </w:t>
      </w:r>
      <w:r w:rsidRPr="00014C50">
        <w:rPr>
          <w:rFonts w:ascii="Arial" w:eastAsia="Calibri" w:hAnsi="Arial" w:cs="Arial"/>
          <w:color w:val="000000"/>
        </w:rPr>
        <w:t xml:space="preserve">sync, many of which are yet to be </w:t>
      </w:r>
      <w:r w:rsidR="00BE02D1" w:rsidRPr="00014C50">
        <w:rPr>
          <w:rFonts w:ascii="Arial" w:eastAsia="Calibri" w:hAnsi="Arial" w:cs="Arial"/>
          <w:color w:val="000000"/>
        </w:rPr>
        <w:t xml:space="preserve">fully </w:t>
      </w:r>
      <w:r w:rsidRPr="00014C50">
        <w:rPr>
          <w:rFonts w:ascii="Arial" w:eastAsia="Calibri" w:hAnsi="Arial" w:cs="Arial"/>
          <w:color w:val="000000"/>
        </w:rPr>
        <w:t xml:space="preserve">investigated. </w:t>
      </w:r>
      <w:r w:rsidRPr="00014C50">
        <w:rPr>
          <w:rFonts w:ascii="Arial" w:hAnsi="Arial" w:cs="Arial"/>
        </w:rPr>
        <w:t xml:space="preserve">Consider Hockney’s comment on the use of optical aids: “let me say here that optics do not make marks, only the artist’s hand can do that, and it requires great skill. And optics don’t make drawing any easier, either, far from it – I know, I’ve used them” (2006, </w:t>
      </w:r>
      <w:r w:rsidR="005F7C54" w:rsidRPr="00014C50">
        <w:rPr>
          <w:rFonts w:ascii="Arial" w:hAnsi="Arial" w:cs="Arial"/>
        </w:rPr>
        <w:t xml:space="preserve">p. </w:t>
      </w:r>
      <w:r w:rsidRPr="00014C50">
        <w:rPr>
          <w:rFonts w:ascii="Arial" w:hAnsi="Arial" w:cs="Arial"/>
        </w:rPr>
        <w:t>14)</w:t>
      </w:r>
      <w:r w:rsidR="00C217D5">
        <w:rPr>
          <w:rFonts w:ascii="Arial" w:hAnsi="Arial" w:cs="Arial"/>
        </w:rPr>
        <w:t xml:space="preserve">. </w:t>
      </w:r>
      <w:r w:rsidRPr="00014C50">
        <w:rPr>
          <w:rFonts w:ascii="Arial" w:hAnsi="Arial" w:cs="Arial"/>
        </w:rPr>
        <w:t xml:space="preserve">Bolt reviewed Hockney’s drawings with and without optics: “the line was much surer and more confident than the “groping lines” of a drawer struggling to “see” and record freehand. However, in this confidence it lacked the struggle, the variation in line quality and indeterminacy of the eyeballed drawing” (2010, </w:t>
      </w:r>
      <w:r w:rsidR="005F7C54" w:rsidRPr="00014C50">
        <w:rPr>
          <w:rFonts w:ascii="Arial" w:hAnsi="Arial" w:cs="Arial"/>
        </w:rPr>
        <w:t xml:space="preserve">p. </w:t>
      </w:r>
      <w:r w:rsidRPr="00014C50">
        <w:rPr>
          <w:rFonts w:ascii="Arial" w:hAnsi="Arial" w:cs="Arial"/>
        </w:rPr>
        <w:t xml:space="preserve">28). </w:t>
      </w:r>
    </w:p>
    <w:p w14:paraId="268E682E" w14:textId="403F72D9" w:rsidR="00CE063B" w:rsidRPr="00014C50" w:rsidRDefault="008C0364" w:rsidP="00CE063B">
      <w:pPr>
        <w:pStyle w:val="NormalWeb"/>
        <w:shd w:val="clear" w:color="auto" w:fill="FFFFFF"/>
        <w:jc w:val="both"/>
        <w:rPr>
          <w:rFonts w:ascii="Arial" w:hAnsi="Arial" w:cs="Arial"/>
        </w:rPr>
      </w:pPr>
      <w:r w:rsidRPr="00014C50">
        <w:rPr>
          <w:rFonts w:ascii="Arial" w:hAnsi="Arial" w:cs="Arial"/>
        </w:rPr>
        <w:t xml:space="preserve">In DJ performance, the difference between the sure hand of sync and the groping lines of manual assembly is worth exploring. Mills must work harder for every alignment between tracks, and in so doing generates a sonic outcome characterised by variation and indeterminacy that is, for many listeners, more appealing than the rigidity and confidence of a sync-driven Hawtin set. </w:t>
      </w:r>
    </w:p>
    <w:p w14:paraId="0D61CA7D" w14:textId="5D25B9E9" w:rsidR="007F63D7" w:rsidRPr="00F67D37" w:rsidRDefault="00CE063B" w:rsidP="005B5B56">
      <w:pPr>
        <w:pStyle w:val="Heading1"/>
        <w:rPr>
          <w:rFonts w:cs="Arial"/>
          <w:sz w:val="24"/>
          <w:szCs w:val="24"/>
        </w:rPr>
      </w:pPr>
      <w:r w:rsidRPr="00F67D37">
        <w:rPr>
          <w:rFonts w:cs="Arial"/>
          <w:sz w:val="24"/>
          <w:szCs w:val="24"/>
        </w:rPr>
        <w:br/>
      </w:r>
      <w:r w:rsidR="006368DC" w:rsidRPr="00F67D37">
        <w:rPr>
          <w:rFonts w:cs="Arial"/>
          <w:sz w:val="24"/>
          <w:szCs w:val="24"/>
        </w:rPr>
        <w:t>Analysis of pre- and post-sync technique and repertoire</w:t>
      </w:r>
    </w:p>
    <w:p w14:paraId="07D357FF" w14:textId="2B6F915E" w:rsidR="00AA6049" w:rsidRPr="00066D50" w:rsidRDefault="00BE02D1" w:rsidP="00066D50">
      <w:pPr>
        <w:pStyle w:val="NormalWeb"/>
        <w:shd w:val="clear" w:color="auto" w:fill="FFFFFF"/>
        <w:jc w:val="both"/>
        <w:rPr>
          <w:rFonts w:ascii="Arial" w:hAnsi="Arial" w:cs="Arial"/>
        </w:rPr>
      </w:pPr>
      <w:r w:rsidRPr="00014C50">
        <w:rPr>
          <w:rFonts w:ascii="Arial" w:hAnsi="Arial" w:cs="Arial"/>
        </w:rPr>
        <w:t>The differences between a synced Hawtin and an un-synced Mills, and between Caravaggio and Cézanne</w:t>
      </w:r>
      <w:r w:rsidR="00FA341C" w:rsidRPr="00014C50">
        <w:rPr>
          <w:rFonts w:ascii="Arial" w:hAnsi="Arial" w:cs="Arial"/>
        </w:rPr>
        <w:t>—</w:t>
      </w:r>
      <w:r w:rsidRPr="00014C50">
        <w:rPr>
          <w:rFonts w:ascii="Arial" w:hAnsi="Arial" w:cs="Arial"/>
        </w:rPr>
        <w:t>utilising</w:t>
      </w:r>
      <w:r w:rsidR="00FA341C" w:rsidRPr="00014C50">
        <w:rPr>
          <w:rFonts w:ascii="Arial" w:hAnsi="Arial" w:cs="Arial"/>
        </w:rPr>
        <w:t xml:space="preserve"> </w:t>
      </w:r>
      <w:r w:rsidRPr="00014C50">
        <w:rPr>
          <w:rFonts w:ascii="Arial" w:hAnsi="Arial" w:cs="Arial"/>
        </w:rPr>
        <w:t>technology for precision in creative practice or rejecting it</w:t>
      </w:r>
      <w:r w:rsidR="00FA341C" w:rsidRPr="00014C50">
        <w:rPr>
          <w:rFonts w:ascii="Arial" w:hAnsi="Arial" w:cs="Arial"/>
        </w:rPr>
        <w:t>—</w:t>
      </w:r>
      <w:r w:rsidRPr="00014C50">
        <w:rPr>
          <w:rFonts w:ascii="Arial" w:hAnsi="Arial" w:cs="Arial"/>
        </w:rPr>
        <w:t>are</w:t>
      </w:r>
      <w:r w:rsidR="00FA341C" w:rsidRPr="00014C50">
        <w:rPr>
          <w:rFonts w:ascii="Arial" w:hAnsi="Arial" w:cs="Arial"/>
        </w:rPr>
        <w:t xml:space="preserve"> </w:t>
      </w:r>
      <w:r w:rsidRPr="00014C50">
        <w:rPr>
          <w:rFonts w:ascii="Arial" w:hAnsi="Arial" w:cs="Arial"/>
        </w:rPr>
        <w:t>evident in a side-by-side view</w:t>
      </w:r>
      <w:r w:rsidR="00CA5EFC" w:rsidRPr="00014C50">
        <w:rPr>
          <w:rFonts w:ascii="Arial" w:hAnsi="Arial" w:cs="Arial"/>
        </w:rPr>
        <w:t>ing</w:t>
      </w:r>
      <w:r w:rsidRPr="00014C50">
        <w:rPr>
          <w:rFonts w:ascii="Arial" w:hAnsi="Arial" w:cs="Arial"/>
        </w:rPr>
        <w:t xml:space="preserve"> of </w:t>
      </w:r>
      <w:r w:rsidR="00CA5EFC" w:rsidRPr="00014C50">
        <w:rPr>
          <w:rFonts w:ascii="Arial" w:hAnsi="Arial" w:cs="Arial"/>
        </w:rPr>
        <w:t xml:space="preserve">two </w:t>
      </w:r>
      <w:r w:rsidRPr="00014C50">
        <w:rPr>
          <w:rFonts w:ascii="Arial" w:hAnsi="Arial" w:cs="Arial"/>
        </w:rPr>
        <w:t>performance works by the author.</w:t>
      </w:r>
      <w:r w:rsidR="0032078D">
        <w:rPr>
          <w:rFonts w:ascii="Arial" w:hAnsi="Arial" w:cs="Arial"/>
        </w:rPr>
        <w:t xml:space="preserve"> The first is</w:t>
      </w:r>
      <w:r w:rsidRPr="00014C50">
        <w:rPr>
          <w:rFonts w:ascii="Arial" w:hAnsi="Arial" w:cs="Arial"/>
        </w:rPr>
        <w:t xml:space="preserve"> </w:t>
      </w:r>
      <w:r w:rsidR="00AA6049" w:rsidRPr="00066D50">
        <w:rPr>
          <w:rFonts w:ascii="Arial" w:hAnsi="Arial" w:cs="Arial"/>
          <w:i/>
          <w:iCs/>
        </w:rPr>
        <w:t>Honkytonks: The Last Dance</w:t>
      </w:r>
      <w:r w:rsidR="00AA6049" w:rsidRPr="00066D50">
        <w:rPr>
          <w:rFonts w:ascii="Arial" w:hAnsi="Arial" w:cs="Arial"/>
        </w:rPr>
        <w:t xml:space="preserve"> (2006) (</w:t>
      </w:r>
      <w:r w:rsidR="00AA6049" w:rsidRPr="00066D50">
        <w:rPr>
          <w:rFonts w:ascii="Arial" w:hAnsi="Arial" w:cs="Arial"/>
          <w:i/>
          <w:iCs/>
        </w:rPr>
        <w:t>TLD</w:t>
      </w:r>
      <w:r w:rsidR="00AA6049" w:rsidRPr="00066D50">
        <w:rPr>
          <w:rFonts w:ascii="Arial" w:hAnsi="Arial" w:cs="Arial"/>
        </w:rPr>
        <w:t>), a vinyl-only set performed with two Technics SL1210 turntables and a two-channel Pioneer DJ mixer</w:t>
      </w:r>
      <w:r w:rsidR="00BB0B46" w:rsidRPr="00066D50">
        <w:rPr>
          <w:rFonts w:ascii="Arial" w:hAnsi="Arial" w:cs="Arial"/>
        </w:rPr>
        <w:t>. This was</w:t>
      </w:r>
      <w:r w:rsidR="00AA6049" w:rsidRPr="00066D50">
        <w:rPr>
          <w:rFonts w:ascii="Arial" w:hAnsi="Arial" w:cs="Arial"/>
        </w:rPr>
        <w:t xml:space="preserve"> released globally as a DJ mix CD</w:t>
      </w:r>
      <w:r w:rsidR="00BB0B46" w:rsidRPr="00066D50">
        <w:rPr>
          <w:rFonts w:ascii="Arial" w:hAnsi="Arial" w:cs="Arial"/>
        </w:rPr>
        <w:t xml:space="preserve">, </w:t>
      </w:r>
      <w:r w:rsidR="00AA6049" w:rsidRPr="00066D50">
        <w:rPr>
          <w:rFonts w:ascii="Arial" w:hAnsi="Arial" w:cs="Arial"/>
        </w:rPr>
        <w:t>a format since superseded by online radio streaming and podcasting.</w:t>
      </w:r>
      <w:r w:rsidR="0032078D">
        <w:rPr>
          <w:rFonts w:ascii="Arial" w:hAnsi="Arial" w:cs="Arial"/>
        </w:rPr>
        <w:t xml:space="preserve"> The second is</w:t>
      </w:r>
      <w:r w:rsidR="00AA6049" w:rsidRPr="00066D50">
        <w:rPr>
          <w:rFonts w:ascii="Arial" w:hAnsi="Arial" w:cs="Arial"/>
          <w:i/>
          <w:iCs/>
        </w:rPr>
        <w:t xml:space="preserve"> Real Time Online</w:t>
      </w:r>
      <w:r w:rsidR="00AA6049" w:rsidRPr="00066D50">
        <w:rPr>
          <w:rFonts w:ascii="Arial" w:hAnsi="Arial" w:cs="Arial"/>
        </w:rPr>
        <w:t xml:space="preserve"> (2020) (</w:t>
      </w:r>
      <w:r w:rsidR="00AA6049" w:rsidRPr="00066D50">
        <w:rPr>
          <w:rFonts w:ascii="Arial" w:hAnsi="Arial" w:cs="Arial"/>
          <w:i/>
          <w:iCs/>
        </w:rPr>
        <w:t>RTO</w:t>
      </w:r>
      <w:r w:rsidR="00AA6049" w:rsidRPr="00066D50">
        <w:rPr>
          <w:rFonts w:ascii="Arial" w:hAnsi="Arial" w:cs="Arial"/>
        </w:rPr>
        <w:t>), an audio-visual (AV) performance using Ableton Live on an Apple MacBook Pro and a six-channel Model 1 mixer</w:t>
      </w:r>
      <w:r w:rsidR="00BB0B46" w:rsidRPr="00066D50">
        <w:rPr>
          <w:rFonts w:ascii="Arial" w:hAnsi="Arial" w:cs="Arial"/>
        </w:rPr>
        <w:t>. This was</w:t>
      </w:r>
      <w:r w:rsidR="00AA6049" w:rsidRPr="00066D50">
        <w:rPr>
          <w:rFonts w:ascii="Arial" w:hAnsi="Arial" w:cs="Arial"/>
        </w:rPr>
        <w:t xml:space="preserve"> transmitted via Facebook Live during the </w:t>
      </w:r>
      <w:r w:rsidR="00635318" w:rsidRPr="00066D50">
        <w:rPr>
          <w:rFonts w:ascii="Arial" w:hAnsi="Arial" w:cs="Arial"/>
        </w:rPr>
        <w:t>C</w:t>
      </w:r>
      <w:r w:rsidR="00AA6049" w:rsidRPr="00066D50">
        <w:rPr>
          <w:rFonts w:ascii="Arial" w:hAnsi="Arial" w:cs="Arial"/>
        </w:rPr>
        <w:t xml:space="preserve">ovid-19 </w:t>
      </w:r>
      <w:r w:rsidR="00AA6049" w:rsidRPr="00066D50">
        <w:rPr>
          <w:rFonts w:ascii="Arial" w:hAnsi="Arial" w:cs="Arial"/>
        </w:rPr>
        <w:lastRenderedPageBreak/>
        <w:t xml:space="preserve">pandemic. </w:t>
      </w:r>
      <w:r w:rsidR="002B616E" w:rsidRPr="00066D50">
        <w:rPr>
          <w:rFonts w:ascii="Arial" w:hAnsi="Arial" w:cs="Arial"/>
        </w:rPr>
        <w:t>Th</w:t>
      </w:r>
      <w:r w:rsidR="00014C50" w:rsidRPr="00066D50">
        <w:rPr>
          <w:rFonts w:ascii="Arial" w:hAnsi="Arial" w:cs="Arial"/>
        </w:rPr>
        <w:t>e</w:t>
      </w:r>
      <w:r w:rsidR="002B616E" w:rsidRPr="00066D50">
        <w:rPr>
          <w:rFonts w:ascii="Arial" w:hAnsi="Arial" w:cs="Arial"/>
        </w:rPr>
        <w:t xml:space="preserve"> </w:t>
      </w:r>
      <w:r w:rsidR="00014C50" w:rsidRPr="00066D50">
        <w:rPr>
          <w:rFonts w:ascii="Arial" w:hAnsi="Arial" w:cs="Arial"/>
        </w:rPr>
        <w:t xml:space="preserve">following </w:t>
      </w:r>
      <w:r w:rsidR="002B616E" w:rsidRPr="00066D50">
        <w:rPr>
          <w:rFonts w:ascii="Arial" w:hAnsi="Arial" w:cs="Arial"/>
        </w:rPr>
        <w:t xml:space="preserve">section </w:t>
      </w:r>
      <w:r w:rsidR="006B6987" w:rsidRPr="00066D50">
        <w:rPr>
          <w:rFonts w:ascii="Arial" w:hAnsi="Arial" w:cs="Arial"/>
        </w:rPr>
        <w:t>describes pre-production, performance design, and example</w:t>
      </w:r>
      <w:r w:rsidR="00AA6049" w:rsidRPr="00066D50">
        <w:rPr>
          <w:rFonts w:ascii="Arial" w:hAnsi="Arial" w:cs="Arial"/>
        </w:rPr>
        <w:t>s</w:t>
      </w:r>
      <w:r w:rsidR="006B6987" w:rsidRPr="00066D50">
        <w:rPr>
          <w:rFonts w:ascii="Arial" w:hAnsi="Arial" w:cs="Arial"/>
        </w:rPr>
        <w:t xml:space="preserve"> of DJ mix transitions</w:t>
      </w:r>
      <w:r w:rsidRPr="00066D50">
        <w:rPr>
          <w:rFonts w:ascii="Arial" w:hAnsi="Arial" w:cs="Arial"/>
        </w:rPr>
        <w:t xml:space="preserve"> </w:t>
      </w:r>
      <w:r w:rsidR="000615F9" w:rsidRPr="00066D50">
        <w:rPr>
          <w:rFonts w:ascii="Arial" w:hAnsi="Arial" w:cs="Arial"/>
        </w:rPr>
        <w:t>in</w:t>
      </w:r>
      <w:r w:rsidRPr="00066D50">
        <w:rPr>
          <w:rFonts w:ascii="Arial" w:hAnsi="Arial" w:cs="Arial"/>
        </w:rPr>
        <w:t xml:space="preserve"> </w:t>
      </w:r>
      <w:r w:rsidR="00993CCC" w:rsidRPr="00066D50">
        <w:rPr>
          <w:rFonts w:ascii="Arial" w:hAnsi="Arial" w:cs="Arial"/>
          <w:i/>
          <w:iCs/>
        </w:rPr>
        <w:t>The Last Dance</w:t>
      </w:r>
      <w:r w:rsidR="00993CCC" w:rsidRPr="00066D50">
        <w:rPr>
          <w:rFonts w:ascii="Arial" w:hAnsi="Arial" w:cs="Arial"/>
        </w:rPr>
        <w:t xml:space="preserve"> and </w:t>
      </w:r>
      <w:r w:rsidR="00993CCC" w:rsidRPr="00066D50">
        <w:rPr>
          <w:rFonts w:ascii="Arial" w:hAnsi="Arial" w:cs="Arial"/>
          <w:i/>
          <w:iCs/>
        </w:rPr>
        <w:t>Real Time Online</w:t>
      </w:r>
      <w:r w:rsidR="00993CCC" w:rsidRPr="00066D50">
        <w:rPr>
          <w:rFonts w:ascii="Arial" w:hAnsi="Arial" w:cs="Arial"/>
        </w:rPr>
        <w:t xml:space="preserve">, then </w:t>
      </w:r>
      <w:r w:rsidR="00B648C1" w:rsidRPr="00066D50">
        <w:rPr>
          <w:rFonts w:ascii="Arial" w:hAnsi="Arial" w:cs="Arial"/>
        </w:rPr>
        <w:t xml:space="preserve">discusses how </w:t>
      </w:r>
      <w:r w:rsidRPr="00066D50">
        <w:rPr>
          <w:rFonts w:ascii="Arial" w:hAnsi="Arial" w:cs="Arial"/>
        </w:rPr>
        <w:t xml:space="preserve">they </w:t>
      </w:r>
      <w:r w:rsidR="004168D5" w:rsidRPr="00066D50">
        <w:rPr>
          <w:rFonts w:ascii="Arial" w:hAnsi="Arial" w:cs="Arial"/>
        </w:rPr>
        <w:t xml:space="preserve">each </w:t>
      </w:r>
      <w:r w:rsidR="00E36C6F" w:rsidRPr="00066D50">
        <w:rPr>
          <w:rFonts w:ascii="Arial" w:hAnsi="Arial" w:cs="Arial"/>
        </w:rPr>
        <w:t>embody</w:t>
      </w:r>
      <w:r w:rsidR="00AA6049" w:rsidRPr="00066D50">
        <w:rPr>
          <w:rFonts w:ascii="Arial" w:hAnsi="Arial" w:cs="Arial"/>
        </w:rPr>
        <w:t xml:space="preserve"> </w:t>
      </w:r>
      <w:r w:rsidR="004168D5" w:rsidRPr="00066D50">
        <w:rPr>
          <w:rFonts w:ascii="Arial" w:hAnsi="Arial" w:cs="Arial"/>
        </w:rPr>
        <w:t xml:space="preserve">different facets of </w:t>
      </w:r>
      <w:r w:rsidR="00B648C1" w:rsidRPr="00066D50">
        <w:rPr>
          <w:rFonts w:ascii="Arial" w:hAnsi="Arial" w:cs="Arial"/>
        </w:rPr>
        <w:t>virtuosity and authenticity</w:t>
      </w:r>
      <w:r w:rsidR="00BA5595" w:rsidRPr="00066D50">
        <w:rPr>
          <w:rFonts w:ascii="Arial" w:hAnsi="Arial" w:cs="Arial"/>
        </w:rPr>
        <w:t>.</w:t>
      </w:r>
      <w:r w:rsidR="006B6987" w:rsidRPr="00066D50">
        <w:rPr>
          <w:rFonts w:ascii="Arial" w:hAnsi="Arial" w:cs="Arial"/>
        </w:rPr>
        <w:t xml:space="preserve"> </w:t>
      </w:r>
    </w:p>
    <w:p w14:paraId="31AF16A8" w14:textId="19EA5FF2" w:rsidR="009611E1" w:rsidRPr="00014C50" w:rsidRDefault="009611E1" w:rsidP="00D8289F">
      <w:pPr>
        <w:jc w:val="both"/>
        <w:rPr>
          <w:rFonts w:ascii="Arial" w:hAnsi="Arial" w:cs="Arial"/>
        </w:rPr>
      </w:pPr>
    </w:p>
    <w:p w14:paraId="4F6F8A93" w14:textId="4158240B" w:rsidR="002120DB" w:rsidRPr="00066D50" w:rsidRDefault="002120DB" w:rsidP="005B5B56">
      <w:pPr>
        <w:pStyle w:val="Heading2"/>
        <w:rPr>
          <w:rFonts w:ascii="Arial" w:hAnsi="Arial" w:cs="Arial"/>
          <w:sz w:val="24"/>
          <w:szCs w:val="24"/>
        </w:rPr>
      </w:pPr>
      <w:r w:rsidRPr="00066D50">
        <w:rPr>
          <w:rFonts w:ascii="Arial" w:hAnsi="Arial" w:cs="Arial"/>
          <w:sz w:val="24"/>
          <w:szCs w:val="24"/>
        </w:rPr>
        <w:t>The Last Dance</w:t>
      </w:r>
    </w:p>
    <w:p w14:paraId="1F73E92A" w14:textId="21A4D774" w:rsidR="00000FCE" w:rsidRPr="00014C50" w:rsidRDefault="00000FCE" w:rsidP="00D8289F">
      <w:pPr>
        <w:jc w:val="center"/>
        <w:rPr>
          <w:rFonts w:ascii="Arial" w:hAnsi="Arial" w:cs="Arial"/>
        </w:rPr>
      </w:pPr>
    </w:p>
    <w:p w14:paraId="4BEA4106" w14:textId="2BB6E363" w:rsidR="00900D3D" w:rsidRPr="00014C50" w:rsidRDefault="00000000" w:rsidP="00D8289F">
      <w:pPr>
        <w:jc w:val="center"/>
        <w:rPr>
          <w:rFonts w:ascii="Arial" w:hAnsi="Arial" w:cs="Arial"/>
        </w:rPr>
      </w:pPr>
      <w:hyperlink r:id="rId13" w:history="1">
        <w:r w:rsidR="00137909" w:rsidRPr="00014C50">
          <w:rPr>
            <w:rStyle w:val="Hyperlink"/>
            <w:rFonts w:ascii="Arial" w:hAnsi="Arial" w:cs="Arial"/>
          </w:rPr>
          <w:t>Full Set (</w:t>
        </w:r>
        <w:r w:rsidR="00900D3D" w:rsidRPr="00014C50">
          <w:rPr>
            <w:rStyle w:val="Hyperlink"/>
            <w:rFonts w:ascii="Arial" w:hAnsi="Arial" w:cs="Arial"/>
          </w:rPr>
          <w:t>1)</w:t>
        </w:r>
      </w:hyperlink>
    </w:p>
    <w:p w14:paraId="39BE3BCA" w14:textId="77777777" w:rsidR="00900D3D" w:rsidRPr="00014C50" w:rsidRDefault="00900D3D" w:rsidP="00D8289F">
      <w:pPr>
        <w:jc w:val="both"/>
        <w:rPr>
          <w:rFonts w:ascii="Arial" w:hAnsi="Arial" w:cs="Arial"/>
        </w:rPr>
      </w:pPr>
    </w:p>
    <w:p w14:paraId="5A9E447B" w14:textId="3FE8A791" w:rsidR="008E2E5F" w:rsidRPr="00014C50" w:rsidRDefault="00A20B3A" w:rsidP="00D8289F">
      <w:pPr>
        <w:jc w:val="both"/>
        <w:rPr>
          <w:rFonts w:ascii="Arial" w:hAnsi="Arial" w:cs="Arial"/>
        </w:rPr>
      </w:pPr>
      <w:r w:rsidRPr="00014C50">
        <w:rPr>
          <w:rFonts w:ascii="Arial" w:hAnsi="Arial" w:cs="Arial"/>
          <w:i/>
          <w:iCs/>
        </w:rPr>
        <w:t>TLD</w:t>
      </w:r>
      <w:r w:rsidR="000D6090" w:rsidRPr="00014C50">
        <w:rPr>
          <w:rFonts w:ascii="Arial" w:hAnsi="Arial" w:cs="Arial"/>
        </w:rPr>
        <w:t xml:space="preserve"> paid </w:t>
      </w:r>
      <w:r w:rsidR="00E36C6F" w:rsidRPr="00014C50">
        <w:rPr>
          <w:rFonts w:ascii="Arial" w:hAnsi="Arial" w:cs="Arial"/>
        </w:rPr>
        <w:t>homage to traditional DJ practice. Comprising fourteen tracks by other producers, the continuous set was live-mixed by the author.</w:t>
      </w:r>
    </w:p>
    <w:p w14:paraId="09685F66" w14:textId="77777777" w:rsidR="00E36C6F" w:rsidRPr="00014C50" w:rsidRDefault="00E36C6F" w:rsidP="00D8289F">
      <w:pPr>
        <w:jc w:val="both"/>
        <w:rPr>
          <w:rFonts w:ascii="Arial" w:hAnsi="Arial" w:cs="Arial"/>
        </w:rPr>
      </w:pPr>
    </w:p>
    <w:p w14:paraId="04B611FE" w14:textId="0933ECD1" w:rsidR="008E2E5F" w:rsidRPr="00014C50" w:rsidRDefault="004F4880" w:rsidP="00D8289F">
      <w:pPr>
        <w:jc w:val="center"/>
        <w:rPr>
          <w:rFonts w:ascii="Arial" w:hAnsi="Arial" w:cs="Arial"/>
        </w:rPr>
      </w:pPr>
      <w:r w:rsidRPr="00014C50">
        <w:rPr>
          <w:rFonts w:ascii="Arial" w:hAnsi="Arial" w:cs="Arial"/>
          <w:noProof/>
        </w:rPr>
        <w:drawing>
          <wp:inline distT="0" distB="0" distL="0" distR="0" wp14:anchorId="2810D1E3" wp14:editId="046589B0">
            <wp:extent cx="4623332" cy="2461847"/>
            <wp:effectExtent l="0" t="0" r="0" b="2540"/>
            <wp:docPr id="16" name="Picture 16" descr="Mike Callander mix for Honkytonks: The Last Danc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ike Callander mix for Honkytonks: The Last Dance (2006)"/>
                    <pic:cNvPicPr/>
                  </pic:nvPicPr>
                  <pic:blipFill>
                    <a:blip r:embed="rId14" cstate="email">
                      <a:extLst>
                        <a:ext uri="{28A0092B-C50C-407E-A947-70E740481C1C}">
                          <a14:useLocalDpi xmlns:a14="http://schemas.microsoft.com/office/drawing/2010/main"/>
                        </a:ext>
                      </a:extLst>
                    </a:blip>
                    <a:stretch>
                      <a:fillRect/>
                    </a:stretch>
                  </pic:blipFill>
                  <pic:spPr>
                    <a:xfrm>
                      <a:off x="0" y="0"/>
                      <a:ext cx="4741400" cy="2524716"/>
                    </a:xfrm>
                    <a:prstGeom prst="rect">
                      <a:avLst/>
                    </a:prstGeom>
                  </pic:spPr>
                </pic:pic>
              </a:graphicData>
            </a:graphic>
          </wp:inline>
        </w:drawing>
      </w:r>
    </w:p>
    <w:p w14:paraId="57DCFD43" w14:textId="7A09D8D8" w:rsidR="008E2E5F" w:rsidRPr="004B20D3" w:rsidRDefault="008E2E5F" w:rsidP="00D8289F">
      <w:pPr>
        <w:jc w:val="center"/>
        <w:rPr>
          <w:rFonts w:ascii="Arial" w:hAnsi="Arial" w:cs="Arial"/>
        </w:rPr>
      </w:pPr>
      <w:r w:rsidRPr="004B20D3">
        <w:rPr>
          <w:rFonts w:ascii="Arial" w:hAnsi="Arial" w:cs="Arial"/>
        </w:rPr>
        <w:t>F</w:t>
      </w:r>
      <w:r w:rsidR="00C234F1" w:rsidRPr="004B20D3">
        <w:rPr>
          <w:rFonts w:ascii="Arial" w:hAnsi="Arial" w:cs="Arial"/>
        </w:rPr>
        <w:t>ig. 3</w:t>
      </w:r>
      <w:r w:rsidRPr="004B20D3">
        <w:rPr>
          <w:rFonts w:ascii="Arial" w:hAnsi="Arial" w:cs="Arial"/>
        </w:rPr>
        <w:t xml:space="preserve">: Mike </w:t>
      </w:r>
      <w:proofErr w:type="spellStart"/>
      <w:r w:rsidRPr="004B20D3">
        <w:rPr>
          <w:rFonts w:ascii="Arial" w:hAnsi="Arial" w:cs="Arial"/>
        </w:rPr>
        <w:t>Callander</w:t>
      </w:r>
      <w:proofErr w:type="spellEnd"/>
      <w:r w:rsidRPr="004B20D3">
        <w:rPr>
          <w:rFonts w:ascii="Arial" w:hAnsi="Arial" w:cs="Arial"/>
        </w:rPr>
        <w:t xml:space="preserve"> mix for </w:t>
      </w:r>
      <w:r w:rsidRPr="004B20D3">
        <w:rPr>
          <w:rFonts w:ascii="Arial" w:hAnsi="Arial" w:cs="Arial"/>
          <w:i/>
          <w:iCs/>
        </w:rPr>
        <w:t>Honkytonks: The Last Dance</w:t>
      </w:r>
      <w:r w:rsidRPr="004B20D3">
        <w:rPr>
          <w:rFonts w:ascii="Arial" w:hAnsi="Arial" w:cs="Arial"/>
        </w:rPr>
        <w:t xml:space="preserve"> (2006)</w:t>
      </w:r>
    </w:p>
    <w:p w14:paraId="53ECD1D3" w14:textId="7851FF43" w:rsidR="008E2E5F" w:rsidRPr="00014C50" w:rsidRDefault="008E2E5F" w:rsidP="00D8289F">
      <w:pPr>
        <w:jc w:val="both"/>
        <w:rPr>
          <w:rFonts w:ascii="Arial" w:hAnsi="Arial" w:cs="Arial"/>
        </w:rPr>
      </w:pPr>
    </w:p>
    <w:p w14:paraId="39072D72" w14:textId="0F7BE15F" w:rsidR="006B6987" w:rsidRPr="004B20D3" w:rsidRDefault="006B6987" w:rsidP="005B5B56">
      <w:pPr>
        <w:pStyle w:val="Heading2"/>
        <w:rPr>
          <w:rFonts w:ascii="Arial" w:hAnsi="Arial" w:cs="Arial"/>
          <w:sz w:val="24"/>
          <w:szCs w:val="24"/>
        </w:rPr>
      </w:pPr>
      <w:r w:rsidRPr="004B20D3">
        <w:rPr>
          <w:rFonts w:ascii="Arial" w:hAnsi="Arial" w:cs="Arial"/>
          <w:sz w:val="24"/>
          <w:szCs w:val="24"/>
        </w:rPr>
        <w:t>Pre-Production</w:t>
      </w:r>
    </w:p>
    <w:p w14:paraId="3E9C4136" w14:textId="1782C384" w:rsidR="008E2E5F" w:rsidRPr="00014C50" w:rsidRDefault="008E2E5F" w:rsidP="00D8289F">
      <w:pPr>
        <w:pStyle w:val="NormalWeb"/>
        <w:jc w:val="both"/>
        <w:rPr>
          <w:rFonts w:ascii="Arial" w:hAnsi="Arial" w:cs="Arial"/>
        </w:rPr>
      </w:pPr>
      <w:r w:rsidRPr="00014C50">
        <w:rPr>
          <w:rFonts w:ascii="Arial" w:hAnsi="Arial" w:cs="Arial"/>
        </w:rPr>
        <w:t>The work of curating and then performing this mix was punctuated by months spent in front of spreadsheets and emails</w:t>
      </w:r>
      <w:r w:rsidR="00B3213D" w:rsidRPr="00014C50">
        <w:rPr>
          <w:rFonts w:ascii="Arial" w:hAnsi="Arial" w:cs="Arial"/>
        </w:rPr>
        <w:t>:</w:t>
      </w:r>
      <w:r w:rsidRPr="00014C50">
        <w:rPr>
          <w:rFonts w:ascii="Arial" w:hAnsi="Arial" w:cs="Arial"/>
        </w:rPr>
        <w:t xml:space="preserve"> </w:t>
      </w:r>
      <w:r w:rsidR="00B3213D" w:rsidRPr="00014C50">
        <w:rPr>
          <w:rFonts w:ascii="Arial" w:hAnsi="Arial" w:cs="Arial"/>
        </w:rPr>
        <w:t>l</w:t>
      </w:r>
      <w:r w:rsidRPr="00014C50">
        <w:rPr>
          <w:rFonts w:ascii="Arial" w:hAnsi="Arial" w:cs="Arial"/>
        </w:rPr>
        <w:t xml:space="preserve">icensing deals </w:t>
      </w:r>
      <w:r w:rsidR="007F63D7" w:rsidRPr="00014C50">
        <w:rPr>
          <w:rFonts w:ascii="Arial" w:hAnsi="Arial" w:cs="Arial"/>
        </w:rPr>
        <w:t xml:space="preserve">were negotiated </w:t>
      </w:r>
      <w:r w:rsidRPr="00014C50">
        <w:rPr>
          <w:rFonts w:ascii="Arial" w:hAnsi="Arial" w:cs="Arial"/>
        </w:rPr>
        <w:t>with producers and labels</w:t>
      </w:r>
      <w:r w:rsidR="007F63D7" w:rsidRPr="00014C50">
        <w:rPr>
          <w:rFonts w:ascii="Arial" w:hAnsi="Arial" w:cs="Arial"/>
        </w:rPr>
        <w:t>, permissions granted</w:t>
      </w:r>
      <w:r w:rsidR="007E171B" w:rsidRPr="00014C50">
        <w:rPr>
          <w:rFonts w:ascii="Arial" w:hAnsi="Arial" w:cs="Arial"/>
        </w:rPr>
        <w:t>,</w:t>
      </w:r>
      <w:r w:rsidRPr="00014C50">
        <w:rPr>
          <w:rFonts w:ascii="Arial" w:hAnsi="Arial" w:cs="Arial"/>
        </w:rPr>
        <w:t xml:space="preserve"> </w:t>
      </w:r>
      <w:r w:rsidR="007F63D7" w:rsidRPr="00014C50">
        <w:rPr>
          <w:rFonts w:ascii="Arial" w:hAnsi="Arial" w:cs="Arial"/>
        </w:rPr>
        <w:t xml:space="preserve">and </w:t>
      </w:r>
      <w:r w:rsidRPr="00014C50">
        <w:rPr>
          <w:rFonts w:ascii="Arial" w:hAnsi="Arial" w:cs="Arial"/>
        </w:rPr>
        <w:t>a shortlist approved</w:t>
      </w:r>
      <w:r w:rsidR="00B3213D" w:rsidRPr="00014C50">
        <w:rPr>
          <w:rFonts w:ascii="Arial" w:hAnsi="Arial" w:cs="Arial"/>
        </w:rPr>
        <w:t xml:space="preserve">. This represented a commitment to digging that moved beyond finding records to securing the rights to </w:t>
      </w:r>
      <w:r w:rsidR="00FE13A0" w:rsidRPr="00014C50">
        <w:rPr>
          <w:rFonts w:ascii="Arial" w:hAnsi="Arial" w:cs="Arial"/>
        </w:rPr>
        <w:t xml:space="preserve">combine and </w:t>
      </w:r>
      <w:r w:rsidR="00B3213D" w:rsidRPr="00014C50">
        <w:rPr>
          <w:rFonts w:ascii="Arial" w:hAnsi="Arial" w:cs="Arial"/>
        </w:rPr>
        <w:t>re-record them</w:t>
      </w:r>
      <w:r w:rsidR="007F63D7" w:rsidRPr="00014C50">
        <w:rPr>
          <w:rFonts w:ascii="Arial" w:hAnsi="Arial" w:cs="Arial"/>
        </w:rPr>
        <w:t>.</w:t>
      </w:r>
      <w:r w:rsidRPr="00014C50">
        <w:rPr>
          <w:rFonts w:ascii="Arial" w:hAnsi="Arial" w:cs="Arial"/>
        </w:rPr>
        <w:t xml:space="preserve"> </w:t>
      </w:r>
      <w:r w:rsidR="00E36C6F" w:rsidRPr="00014C50">
        <w:rPr>
          <w:rFonts w:ascii="Arial" w:hAnsi="Arial" w:cs="Arial"/>
        </w:rPr>
        <w:t xml:space="preserve">Once opening and closing tracks were selected, the planned transitions between tracks were rehearsed </w:t>
      </w:r>
      <w:proofErr w:type="gramStart"/>
      <w:r w:rsidR="00E36C6F" w:rsidRPr="00014C50">
        <w:rPr>
          <w:rFonts w:ascii="Arial" w:hAnsi="Arial" w:cs="Arial"/>
        </w:rPr>
        <w:t xml:space="preserve">in </w:t>
      </w:r>
      <w:r w:rsidR="00A44EE7" w:rsidRPr="00014C50">
        <w:rPr>
          <w:rFonts w:ascii="Arial" w:hAnsi="Arial" w:cs="Arial"/>
        </w:rPr>
        <w:t xml:space="preserve">an effort </w:t>
      </w:r>
      <w:r w:rsidR="00E36C6F" w:rsidRPr="00014C50">
        <w:rPr>
          <w:rFonts w:ascii="Arial" w:hAnsi="Arial" w:cs="Arial"/>
        </w:rPr>
        <w:t>to</w:t>
      </w:r>
      <w:proofErr w:type="gramEnd"/>
      <w:r w:rsidR="00E36C6F" w:rsidRPr="00014C50">
        <w:rPr>
          <w:rFonts w:ascii="Arial" w:hAnsi="Arial" w:cs="Arial"/>
        </w:rPr>
        <w:t xml:space="preserve"> map out a musical trajectory for the set</w:t>
      </w:r>
      <w:r w:rsidR="00925F55" w:rsidRPr="00014C50">
        <w:rPr>
          <w:rFonts w:ascii="Arial" w:hAnsi="Arial" w:cs="Arial"/>
        </w:rPr>
        <w:t>.</w:t>
      </w:r>
      <w:r w:rsidR="00B53567">
        <w:rPr>
          <w:rFonts w:ascii="Arial" w:hAnsi="Arial" w:cs="Arial"/>
        </w:rPr>
        <w:t xml:space="preserve"> </w:t>
      </w:r>
      <w:r w:rsidR="005242CD" w:rsidRPr="00014C50">
        <w:rPr>
          <w:rFonts w:ascii="Arial" w:hAnsi="Arial" w:cs="Arial"/>
        </w:rPr>
        <w:t xml:space="preserve">In the years after digital DJ devices emerged, authenticity was </w:t>
      </w:r>
      <w:r w:rsidR="00A44EE7" w:rsidRPr="00014C50">
        <w:rPr>
          <w:rFonts w:ascii="Arial" w:hAnsi="Arial" w:cs="Arial"/>
        </w:rPr>
        <w:t xml:space="preserve">front of </w:t>
      </w:r>
      <w:r w:rsidR="005242CD" w:rsidRPr="00014C50">
        <w:rPr>
          <w:rFonts w:ascii="Arial" w:hAnsi="Arial" w:cs="Arial"/>
        </w:rPr>
        <w:t>mind</w:t>
      </w:r>
      <w:r w:rsidR="00FE324A" w:rsidRPr="00014C50">
        <w:rPr>
          <w:rFonts w:ascii="Arial" w:hAnsi="Arial" w:cs="Arial"/>
        </w:rPr>
        <w:t xml:space="preserve"> </w:t>
      </w:r>
      <w:r w:rsidR="00A44EE7" w:rsidRPr="00014C50">
        <w:rPr>
          <w:rFonts w:ascii="Arial" w:hAnsi="Arial" w:cs="Arial"/>
        </w:rPr>
        <w:t xml:space="preserve">for </w:t>
      </w:r>
      <w:r w:rsidR="00FE324A" w:rsidRPr="00014C50">
        <w:rPr>
          <w:rFonts w:ascii="Arial" w:hAnsi="Arial" w:cs="Arial"/>
        </w:rPr>
        <w:t>both audiences and performers</w:t>
      </w:r>
      <w:r w:rsidR="005242CD" w:rsidRPr="00014C50">
        <w:rPr>
          <w:rFonts w:ascii="Arial" w:hAnsi="Arial" w:cs="Arial"/>
        </w:rPr>
        <w:t xml:space="preserve">, </w:t>
      </w:r>
      <w:r w:rsidR="00E36C6F" w:rsidRPr="00014C50">
        <w:rPr>
          <w:rFonts w:ascii="Arial" w:hAnsi="Arial" w:cs="Arial"/>
        </w:rPr>
        <w:t>and so the decision to perform the set using vinyl</w:t>
      </w:r>
      <w:r w:rsidR="00A44EE7" w:rsidRPr="00014C50">
        <w:rPr>
          <w:rFonts w:ascii="Arial" w:hAnsi="Arial" w:cs="Arial"/>
        </w:rPr>
        <w:t>,</w:t>
      </w:r>
      <w:r w:rsidR="00E36C6F" w:rsidRPr="00014C50">
        <w:rPr>
          <w:rFonts w:ascii="Arial" w:hAnsi="Arial" w:cs="Arial"/>
        </w:rPr>
        <w:t xml:space="preserve"> and to record the mix in a single take without further editing was a commitment to the history of the </w:t>
      </w:r>
      <w:r w:rsidR="00A44EE7" w:rsidRPr="00014C50">
        <w:rPr>
          <w:rFonts w:ascii="Arial" w:hAnsi="Arial" w:cs="Arial"/>
        </w:rPr>
        <w:t xml:space="preserve">DJ </w:t>
      </w:r>
      <w:r w:rsidR="00E36C6F" w:rsidRPr="00014C50">
        <w:rPr>
          <w:rFonts w:ascii="Arial" w:hAnsi="Arial" w:cs="Arial"/>
        </w:rPr>
        <w:t>craft.</w:t>
      </w:r>
      <w:r w:rsidR="005242CD" w:rsidRPr="00014C50">
        <w:rPr>
          <w:rFonts w:ascii="Arial" w:hAnsi="Arial" w:cs="Arial"/>
        </w:rPr>
        <w:t xml:space="preserve"> The CD liner notes for </w:t>
      </w:r>
      <w:r w:rsidR="005242CD" w:rsidRPr="00014C50">
        <w:rPr>
          <w:rFonts w:ascii="Arial" w:hAnsi="Arial" w:cs="Arial"/>
          <w:i/>
          <w:iCs/>
        </w:rPr>
        <w:t>TLD</w:t>
      </w:r>
      <w:r w:rsidR="005242CD" w:rsidRPr="00014C50">
        <w:rPr>
          <w:rFonts w:ascii="Arial" w:hAnsi="Arial" w:cs="Arial"/>
        </w:rPr>
        <w:t xml:space="preserve"> proudly announced: “these are real turntable mixes, using vinyl, two Technics SL1210s and a mixer” (</w:t>
      </w:r>
      <w:proofErr w:type="spellStart"/>
      <w:r w:rsidR="005242CD" w:rsidRPr="00014C50">
        <w:rPr>
          <w:rFonts w:ascii="Arial" w:hAnsi="Arial" w:cs="Arial"/>
        </w:rPr>
        <w:t>Callander</w:t>
      </w:r>
      <w:proofErr w:type="spellEnd"/>
      <w:r w:rsidR="005242CD" w:rsidRPr="00014C50">
        <w:rPr>
          <w:rFonts w:ascii="Arial" w:hAnsi="Arial" w:cs="Arial"/>
        </w:rPr>
        <w:t xml:space="preserve"> &amp; </w:t>
      </w:r>
      <w:proofErr w:type="spellStart"/>
      <w:r w:rsidR="005242CD" w:rsidRPr="00014C50">
        <w:rPr>
          <w:rFonts w:ascii="Arial" w:hAnsi="Arial" w:cs="Arial"/>
        </w:rPr>
        <w:t>Chabdjian</w:t>
      </w:r>
      <w:proofErr w:type="spellEnd"/>
      <w:r w:rsidR="005242CD" w:rsidRPr="00014C50">
        <w:rPr>
          <w:rFonts w:ascii="Arial" w:hAnsi="Arial" w:cs="Arial"/>
        </w:rPr>
        <w:t xml:space="preserve"> 2006). </w:t>
      </w:r>
      <w:r w:rsidR="00B3213D" w:rsidRPr="00014C50">
        <w:rPr>
          <w:rFonts w:ascii="Arial" w:hAnsi="Arial" w:cs="Arial"/>
        </w:rPr>
        <w:t xml:space="preserve">This echoed the sentiment of </w:t>
      </w:r>
      <w:r w:rsidR="00774559" w:rsidRPr="00014C50">
        <w:rPr>
          <w:rFonts w:ascii="Arial" w:hAnsi="Arial" w:cs="Arial"/>
        </w:rPr>
        <w:t xml:space="preserve">rock </w:t>
      </w:r>
      <w:r w:rsidR="002127AF" w:rsidRPr="00014C50">
        <w:rPr>
          <w:rFonts w:ascii="Arial" w:hAnsi="Arial" w:cs="Arial"/>
        </w:rPr>
        <w:t>bands</w:t>
      </w:r>
      <w:r w:rsidR="00FE13A0" w:rsidRPr="00014C50">
        <w:rPr>
          <w:rFonts w:ascii="Arial" w:hAnsi="Arial" w:cs="Arial"/>
        </w:rPr>
        <w:t xml:space="preserve"> that </w:t>
      </w:r>
      <w:r w:rsidR="00F26A75" w:rsidRPr="00014C50">
        <w:rPr>
          <w:rFonts w:ascii="Arial" w:hAnsi="Arial" w:cs="Arial"/>
        </w:rPr>
        <w:t xml:space="preserve">explicitly </w:t>
      </w:r>
      <w:r w:rsidR="00FE13A0" w:rsidRPr="00014C50">
        <w:rPr>
          <w:rFonts w:ascii="Arial" w:hAnsi="Arial" w:cs="Arial"/>
        </w:rPr>
        <w:t>asserted their authenticity</w:t>
      </w:r>
      <w:r w:rsidR="00F26A75" w:rsidRPr="00014C50">
        <w:rPr>
          <w:rFonts w:ascii="Arial" w:hAnsi="Arial" w:cs="Arial"/>
        </w:rPr>
        <w:t>:</w:t>
      </w:r>
      <w:r w:rsidR="002127AF" w:rsidRPr="00014C50">
        <w:rPr>
          <w:rFonts w:ascii="Arial" w:hAnsi="Arial" w:cs="Arial"/>
        </w:rPr>
        <w:t xml:space="preserve"> </w:t>
      </w:r>
      <w:r w:rsidR="00B3213D" w:rsidRPr="00014C50">
        <w:rPr>
          <w:rFonts w:ascii="Arial" w:hAnsi="Arial" w:cs="Arial"/>
        </w:rPr>
        <w:t>Queen</w:t>
      </w:r>
      <w:r w:rsidR="00F26A75" w:rsidRPr="00014C50">
        <w:rPr>
          <w:rFonts w:ascii="Arial" w:hAnsi="Arial" w:cs="Arial"/>
        </w:rPr>
        <w:t xml:space="preserve"> </w:t>
      </w:r>
      <w:r w:rsidR="00FE13A0" w:rsidRPr="00014C50">
        <w:rPr>
          <w:rFonts w:ascii="Arial" w:hAnsi="Arial" w:cs="Arial"/>
        </w:rPr>
        <w:t>plastered</w:t>
      </w:r>
      <w:r w:rsidR="009D44A8" w:rsidRPr="00014C50">
        <w:rPr>
          <w:rFonts w:ascii="Arial" w:hAnsi="Arial" w:cs="Arial"/>
        </w:rPr>
        <w:t xml:space="preserve"> </w:t>
      </w:r>
      <w:r w:rsidR="00FE13A0" w:rsidRPr="00014C50">
        <w:rPr>
          <w:rFonts w:ascii="Arial" w:hAnsi="Arial" w:cs="Arial"/>
        </w:rPr>
        <w:t xml:space="preserve">a statement on their </w:t>
      </w:r>
      <w:r w:rsidR="00774559" w:rsidRPr="00014C50">
        <w:rPr>
          <w:rFonts w:ascii="Arial" w:hAnsi="Arial" w:cs="Arial"/>
        </w:rPr>
        <w:t xml:space="preserve">1970s </w:t>
      </w:r>
      <w:r w:rsidR="00FE13A0" w:rsidRPr="00014C50">
        <w:rPr>
          <w:rFonts w:ascii="Arial" w:hAnsi="Arial" w:cs="Arial"/>
        </w:rPr>
        <w:t xml:space="preserve">albums </w:t>
      </w:r>
      <w:r w:rsidR="00774559" w:rsidRPr="00014C50">
        <w:rPr>
          <w:rFonts w:ascii="Arial" w:hAnsi="Arial" w:cs="Arial"/>
        </w:rPr>
        <w:t xml:space="preserve">that read “no synthesizers!” </w:t>
      </w:r>
      <w:r w:rsidR="009D44A8" w:rsidRPr="00014C50">
        <w:rPr>
          <w:rFonts w:ascii="Arial" w:hAnsi="Arial" w:cs="Arial"/>
        </w:rPr>
        <w:t>(Milburn 2013, 112)</w:t>
      </w:r>
      <w:r w:rsidR="00F26A75" w:rsidRPr="00014C50">
        <w:rPr>
          <w:rFonts w:ascii="Arial" w:hAnsi="Arial" w:cs="Arial"/>
        </w:rPr>
        <w:t>;</w:t>
      </w:r>
      <w:r w:rsidR="009D44A8" w:rsidRPr="00014C50">
        <w:rPr>
          <w:rFonts w:ascii="Arial" w:hAnsi="Arial" w:cs="Arial"/>
        </w:rPr>
        <w:t xml:space="preserve"> </w:t>
      </w:r>
      <w:r w:rsidR="00B3213D" w:rsidRPr="00014C50">
        <w:rPr>
          <w:rFonts w:ascii="Arial" w:hAnsi="Arial" w:cs="Arial"/>
        </w:rPr>
        <w:t xml:space="preserve">and Rage Against </w:t>
      </w:r>
      <w:proofErr w:type="gramStart"/>
      <w:r w:rsidR="00B3213D" w:rsidRPr="00014C50">
        <w:rPr>
          <w:rFonts w:ascii="Arial" w:hAnsi="Arial" w:cs="Arial"/>
        </w:rPr>
        <w:t>The</w:t>
      </w:r>
      <w:proofErr w:type="gramEnd"/>
      <w:r w:rsidR="00B3213D" w:rsidRPr="00014C50">
        <w:rPr>
          <w:rFonts w:ascii="Arial" w:hAnsi="Arial" w:cs="Arial"/>
        </w:rPr>
        <w:t xml:space="preserve"> Machine</w:t>
      </w:r>
      <w:r w:rsidR="00F26A75" w:rsidRPr="00014C50">
        <w:rPr>
          <w:rFonts w:ascii="Arial" w:hAnsi="Arial" w:cs="Arial"/>
        </w:rPr>
        <w:t xml:space="preserve"> </w:t>
      </w:r>
      <w:r w:rsidR="00FE13A0" w:rsidRPr="00014C50">
        <w:rPr>
          <w:rFonts w:ascii="Arial" w:hAnsi="Arial" w:cs="Arial"/>
        </w:rPr>
        <w:t>proclaimed that</w:t>
      </w:r>
      <w:r w:rsidR="00B3213D" w:rsidRPr="00014C50">
        <w:rPr>
          <w:rFonts w:ascii="Arial" w:hAnsi="Arial" w:cs="Arial"/>
        </w:rPr>
        <w:t xml:space="preserve"> </w:t>
      </w:r>
      <w:r w:rsidR="002127AF" w:rsidRPr="00014C50">
        <w:rPr>
          <w:rFonts w:ascii="Arial" w:hAnsi="Arial" w:cs="Arial"/>
          <w:color w:val="202122"/>
          <w:shd w:val="clear" w:color="auto" w:fill="FFFFFF"/>
        </w:rPr>
        <w:t xml:space="preserve">"no samples, keyboards or synthesizers </w:t>
      </w:r>
      <w:r w:rsidR="00FE13A0" w:rsidRPr="00014C50">
        <w:rPr>
          <w:rFonts w:ascii="Arial" w:hAnsi="Arial" w:cs="Arial"/>
          <w:color w:val="202122"/>
          <w:shd w:val="clear" w:color="auto" w:fill="FFFFFF"/>
        </w:rPr>
        <w:t xml:space="preserve">[were] </w:t>
      </w:r>
      <w:r w:rsidR="002127AF" w:rsidRPr="00014C50">
        <w:rPr>
          <w:rFonts w:ascii="Arial" w:hAnsi="Arial" w:cs="Arial"/>
          <w:color w:val="202122"/>
          <w:shd w:val="clear" w:color="auto" w:fill="FFFFFF"/>
        </w:rPr>
        <w:t>used in the making of this record" (</w:t>
      </w:r>
      <w:r w:rsidR="004C1E30" w:rsidRPr="00014C50">
        <w:rPr>
          <w:rFonts w:ascii="Arial" w:hAnsi="Arial" w:cs="Arial"/>
          <w:color w:val="202122"/>
          <w:shd w:val="clear" w:color="auto" w:fill="FFFFFF"/>
        </w:rPr>
        <w:t>de La Rocha,</w:t>
      </w:r>
      <w:r w:rsidR="00B2339B" w:rsidRPr="00014C50">
        <w:rPr>
          <w:rFonts w:ascii="Arial" w:hAnsi="Arial" w:cs="Arial"/>
          <w:color w:val="202122"/>
          <w:shd w:val="clear" w:color="auto" w:fill="FFFFFF"/>
        </w:rPr>
        <w:t xml:space="preserve"> Morello, Comerford </w:t>
      </w:r>
      <w:r w:rsidR="00C3427F" w:rsidRPr="00014C50">
        <w:rPr>
          <w:rFonts w:ascii="Arial" w:hAnsi="Arial" w:cs="Arial"/>
          <w:color w:val="202122"/>
          <w:shd w:val="clear" w:color="auto" w:fill="FFFFFF"/>
        </w:rPr>
        <w:t>&amp;</w:t>
      </w:r>
      <w:r w:rsidR="00B2339B" w:rsidRPr="00014C50">
        <w:rPr>
          <w:rFonts w:ascii="Arial" w:hAnsi="Arial" w:cs="Arial"/>
          <w:color w:val="202122"/>
          <w:shd w:val="clear" w:color="auto" w:fill="FFFFFF"/>
        </w:rPr>
        <w:t xml:space="preserve"> Wilk</w:t>
      </w:r>
      <w:r w:rsidR="004C1E30" w:rsidRPr="00014C50">
        <w:rPr>
          <w:rFonts w:ascii="Arial" w:hAnsi="Arial" w:cs="Arial"/>
          <w:color w:val="202122"/>
          <w:shd w:val="clear" w:color="auto" w:fill="FFFFFF"/>
        </w:rPr>
        <w:t xml:space="preserve"> </w:t>
      </w:r>
      <w:r w:rsidR="002127AF" w:rsidRPr="00014C50">
        <w:rPr>
          <w:rFonts w:ascii="Arial" w:hAnsi="Arial" w:cs="Arial"/>
          <w:color w:val="202122"/>
          <w:shd w:val="clear" w:color="auto" w:fill="FFFFFF"/>
        </w:rPr>
        <w:t>1992)</w:t>
      </w:r>
      <w:r w:rsidR="009D44A8" w:rsidRPr="00014C50">
        <w:rPr>
          <w:rFonts w:ascii="Arial" w:hAnsi="Arial" w:cs="Arial"/>
        </w:rPr>
        <w:t>.</w:t>
      </w:r>
      <w:r w:rsidR="00BA4C1A" w:rsidRPr="00014C50">
        <w:rPr>
          <w:rFonts w:ascii="Arial" w:hAnsi="Arial" w:cs="Arial"/>
        </w:rPr>
        <w:t xml:space="preserve"> </w:t>
      </w:r>
    </w:p>
    <w:p w14:paraId="70850EE7" w14:textId="77777777" w:rsidR="00A315E1" w:rsidRDefault="00A315E1">
      <w:pPr>
        <w:rPr>
          <w:rFonts w:ascii="Arial" w:eastAsiaTheme="majorEastAsia" w:hAnsi="Arial" w:cs="Arial"/>
          <w:color w:val="2F5496" w:themeColor="accent1" w:themeShade="BF"/>
        </w:rPr>
      </w:pPr>
      <w:r>
        <w:rPr>
          <w:rFonts w:ascii="Arial" w:hAnsi="Arial" w:cs="Arial"/>
        </w:rPr>
        <w:br w:type="page"/>
      </w:r>
    </w:p>
    <w:p w14:paraId="36945760" w14:textId="7F656949" w:rsidR="00252D5B" w:rsidRPr="004B20D3" w:rsidRDefault="00252D5B" w:rsidP="005B5B56">
      <w:pPr>
        <w:pStyle w:val="Heading2"/>
        <w:rPr>
          <w:rFonts w:ascii="Arial" w:hAnsi="Arial" w:cs="Arial"/>
          <w:sz w:val="24"/>
          <w:szCs w:val="24"/>
        </w:rPr>
      </w:pPr>
      <w:r w:rsidRPr="004B20D3">
        <w:rPr>
          <w:rFonts w:ascii="Arial" w:hAnsi="Arial" w:cs="Arial"/>
          <w:sz w:val="24"/>
          <w:szCs w:val="24"/>
        </w:rPr>
        <w:lastRenderedPageBreak/>
        <w:t>Execution</w:t>
      </w:r>
    </w:p>
    <w:p w14:paraId="43837D5D" w14:textId="77777777" w:rsidR="00252D5B" w:rsidRPr="00014C50" w:rsidRDefault="00252D5B" w:rsidP="00D8289F">
      <w:pPr>
        <w:jc w:val="both"/>
        <w:rPr>
          <w:rFonts w:ascii="Arial" w:hAnsi="Arial" w:cs="Arial"/>
        </w:rPr>
      </w:pPr>
    </w:p>
    <w:p w14:paraId="75382BEA" w14:textId="1E61F7DE" w:rsidR="009841B5" w:rsidRDefault="00253813" w:rsidP="00D8289F">
      <w:pPr>
        <w:jc w:val="both"/>
        <w:rPr>
          <w:rFonts w:ascii="Arial" w:hAnsi="Arial" w:cs="Arial"/>
        </w:rPr>
      </w:pPr>
      <w:r w:rsidRPr="00014C50">
        <w:rPr>
          <w:rFonts w:ascii="Arial" w:hAnsi="Arial" w:cs="Arial"/>
        </w:rPr>
        <w:t xml:space="preserve">In </w:t>
      </w:r>
      <w:r w:rsidRPr="00014C50">
        <w:rPr>
          <w:rFonts w:ascii="Arial" w:hAnsi="Arial" w:cs="Arial"/>
          <w:i/>
          <w:iCs/>
        </w:rPr>
        <w:t>TLD</w:t>
      </w:r>
      <w:r w:rsidR="00FE1BC8" w:rsidRPr="00014C50">
        <w:rPr>
          <w:rFonts w:ascii="Arial" w:hAnsi="Arial" w:cs="Arial"/>
          <w:i/>
          <w:iCs/>
        </w:rPr>
        <w:t>,</w:t>
      </w:r>
      <w:r w:rsidRPr="00014C50">
        <w:rPr>
          <w:rFonts w:ascii="Arial" w:hAnsi="Arial" w:cs="Arial"/>
        </w:rPr>
        <w:t xml:space="preserve"> </w:t>
      </w:r>
      <w:r w:rsidR="00FE1BC8" w:rsidRPr="00014C50">
        <w:rPr>
          <w:rFonts w:ascii="Arial" w:hAnsi="Arial" w:cs="Arial"/>
        </w:rPr>
        <w:t>a</w:t>
      </w:r>
      <w:r w:rsidR="00E36C6F" w:rsidRPr="00014C50">
        <w:rPr>
          <w:rFonts w:ascii="Arial" w:hAnsi="Arial" w:cs="Arial"/>
        </w:rPr>
        <w:t xml:space="preserve"> cautious approach to live </w:t>
      </w:r>
      <w:r w:rsidR="00FE1BC8" w:rsidRPr="00014C50">
        <w:rPr>
          <w:rFonts w:ascii="Arial" w:hAnsi="Arial" w:cs="Arial"/>
        </w:rPr>
        <w:t xml:space="preserve">DJ </w:t>
      </w:r>
      <w:r w:rsidR="00E36C6F" w:rsidRPr="00014C50">
        <w:rPr>
          <w:rFonts w:ascii="Arial" w:hAnsi="Arial" w:cs="Arial"/>
        </w:rPr>
        <w:t xml:space="preserve">performance is evident from the </w:t>
      </w:r>
      <w:r w:rsidR="00FE1BC8" w:rsidRPr="00014C50">
        <w:rPr>
          <w:rFonts w:ascii="Arial" w:hAnsi="Arial" w:cs="Arial"/>
        </w:rPr>
        <w:t>outset</w:t>
      </w:r>
      <w:r w:rsidR="00E36C6F" w:rsidRPr="00014C50">
        <w:rPr>
          <w:rFonts w:ascii="Arial" w:hAnsi="Arial" w:cs="Arial"/>
        </w:rPr>
        <w:t xml:space="preserve">. After four minutes of the </w:t>
      </w:r>
      <w:r w:rsidR="004C735C" w:rsidRPr="00014C50">
        <w:rPr>
          <w:rFonts w:ascii="Arial" w:hAnsi="Arial" w:cs="Arial"/>
        </w:rPr>
        <w:t>first</w:t>
      </w:r>
      <w:r w:rsidR="00E36C6F" w:rsidRPr="00014C50">
        <w:rPr>
          <w:rFonts w:ascii="Arial" w:hAnsi="Arial" w:cs="Arial"/>
        </w:rPr>
        <w:t xml:space="preserve"> track, </w:t>
      </w:r>
      <w:proofErr w:type="spellStart"/>
      <w:r w:rsidR="00E36C6F" w:rsidRPr="00014C50">
        <w:rPr>
          <w:rFonts w:ascii="Arial" w:hAnsi="Arial" w:cs="Arial"/>
        </w:rPr>
        <w:t>Jackmate’s</w:t>
      </w:r>
      <w:proofErr w:type="spellEnd"/>
      <w:r w:rsidR="00E36C6F" w:rsidRPr="00014C50">
        <w:rPr>
          <w:rFonts w:ascii="Arial" w:hAnsi="Arial" w:cs="Arial"/>
        </w:rPr>
        <w:t xml:space="preserve"> </w:t>
      </w:r>
      <w:r w:rsidR="00E36C6F" w:rsidRPr="00014C50">
        <w:rPr>
          <w:rFonts w:ascii="Arial" w:hAnsi="Arial" w:cs="Arial"/>
          <w:i/>
          <w:iCs/>
        </w:rPr>
        <w:t>80SC7SEQ</w:t>
      </w:r>
      <w:r w:rsidR="00EF35BA" w:rsidRPr="00014C50">
        <w:rPr>
          <w:rFonts w:ascii="Arial" w:hAnsi="Arial" w:cs="Arial"/>
          <w:i/>
          <w:iCs/>
        </w:rPr>
        <w:t xml:space="preserve"> </w:t>
      </w:r>
      <w:r w:rsidR="00EF35BA" w:rsidRPr="00014C50">
        <w:rPr>
          <w:rFonts w:ascii="Arial" w:hAnsi="Arial" w:cs="Arial"/>
        </w:rPr>
        <w:t>(</w:t>
      </w:r>
      <w:r w:rsidR="001F45A2" w:rsidRPr="00014C50">
        <w:rPr>
          <w:rFonts w:ascii="Arial" w:hAnsi="Arial" w:cs="Arial"/>
        </w:rPr>
        <w:t xml:space="preserve">Baumann </w:t>
      </w:r>
      <w:r w:rsidR="00BB4EB5" w:rsidRPr="00014C50">
        <w:rPr>
          <w:rFonts w:ascii="Arial" w:hAnsi="Arial" w:cs="Arial"/>
        </w:rPr>
        <w:t>2003</w:t>
      </w:r>
      <w:r w:rsidR="00EF35BA" w:rsidRPr="00014C50">
        <w:rPr>
          <w:rFonts w:ascii="Arial" w:hAnsi="Arial" w:cs="Arial"/>
        </w:rPr>
        <w:t>)</w:t>
      </w:r>
      <w:r w:rsidR="00E36C6F" w:rsidRPr="00014C50">
        <w:rPr>
          <w:rFonts w:ascii="Arial" w:hAnsi="Arial" w:cs="Arial"/>
        </w:rPr>
        <w:t xml:space="preserve">, </w:t>
      </w:r>
      <w:proofErr w:type="spellStart"/>
      <w:r w:rsidR="00E36C6F" w:rsidRPr="00014C50">
        <w:rPr>
          <w:rFonts w:ascii="Arial" w:hAnsi="Arial" w:cs="Arial"/>
        </w:rPr>
        <w:t>Hervé</w:t>
      </w:r>
      <w:proofErr w:type="spellEnd"/>
      <w:r w:rsidR="00E36C6F" w:rsidRPr="00014C50">
        <w:rPr>
          <w:rFonts w:ascii="Arial" w:hAnsi="Arial" w:cs="Arial"/>
        </w:rPr>
        <w:t xml:space="preserve"> AK’s </w:t>
      </w:r>
      <w:r w:rsidR="00E36C6F" w:rsidRPr="00014C50">
        <w:rPr>
          <w:rFonts w:ascii="Arial" w:hAnsi="Arial" w:cs="Arial"/>
          <w:i/>
          <w:iCs/>
        </w:rPr>
        <w:t>Serial X</w:t>
      </w:r>
      <w:r w:rsidR="00E36C6F" w:rsidRPr="00014C50">
        <w:rPr>
          <w:rFonts w:ascii="Arial" w:hAnsi="Arial" w:cs="Arial"/>
        </w:rPr>
        <w:t xml:space="preserve"> </w:t>
      </w:r>
      <w:r w:rsidR="00EF35BA" w:rsidRPr="00014C50">
        <w:rPr>
          <w:rFonts w:ascii="Arial" w:hAnsi="Arial" w:cs="Arial"/>
        </w:rPr>
        <w:t>(</w:t>
      </w:r>
      <w:proofErr w:type="spellStart"/>
      <w:r w:rsidR="00005EFA" w:rsidRPr="00014C50">
        <w:rPr>
          <w:rFonts w:ascii="Arial" w:hAnsi="Arial" w:cs="Arial"/>
        </w:rPr>
        <w:t>Hervé</w:t>
      </w:r>
      <w:proofErr w:type="spellEnd"/>
      <w:r w:rsidR="00005EFA" w:rsidRPr="00014C50">
        <w:rPr>
          <w:rFonts w:ascii="Arial" w:hAnsi="Arial" w:cs="Arial"/>
        </w:rPr>
        <w:t xml:space="preserve"> </w:t>
      </w:r>
      <w:r w:rsidR="00BB4EB5" w:rsidRPr="00014C50">
        <w:rPr>
          <w:rFonts w:ascii="Arial" w:hAnsi="Arial" w:cs="Arial"/>
        </w:rPr>
        <w:t>2006</w:t>
      </w:r>
      <w:r w:rsidR="00EF35BA" w:rsidRPr="00014C50">
        <w:rPr>
          <w:rFonts w:ascii="Arial" w:hAnsi="Arial" w:cs="Arial"/>
        </w:rPr>
        <w:t xml:space="preserve">) </w:t>
      </w:r>
      <w:r w:rsidR="00E36C6F" w:rsidRPr="00014C50">
        <w:rPr>
          <w:rFonts w:ascii="Arial" w:hAnsi="Arial" w:cs="Arial"/>
        </w:rPr>
        <w:t xml:space="preserve">blends </w:t>
      </w:r>
      <w:r w:rsidR="00A44EE7" w:rsidRPr="00014C50">
        <w:rPr>
          <w:rFonts w:ascii="Arial" w:hAnsi="Arial" w:cs="Arial"/>
        </w:rPr>
        <w:t xml:space="preserve">in </w:t>
      </w:r>
      <w:r w:rsidR="00E36C6F" w:rsidRPr="00014C50">
        <w:rPr>
          <w:rFonts w:ascii="Arial" w:hAnsi="Arial" w:cs="Arial"/>
        </w:rPr>
        <w:t xml:space="preserve">smoothly </w:t>
      </w:r>
      <w:r w:rsidR="00F21F9B" w:rsidRPr="00014C50">
        <w:rPr>
          <w:rFonts w:ascii="Arial" w:hAnsi="Arial" w:cs="Arial"/>
        </w:rPr>
        <w:t>(</w:t>
      </w:r>
      <w:hyperlink r:id="rId15" w:history="1">
        <w:r w:rsidR="00137909" w:rsidRPr="00014C50">
          <w:rPr>
            <w:rStyle w:val="Hyperlink"/>
            <w:rFonts w:ascii="Arial" w:hAnsi="Arial" w:cs="Arial"/>
          </w:rPr>
          <w:t xml:space="preserve">Transition </w:t>
        </w:r>
        <w:r w:rsidR="003B0890" w:rsidRPr="00014C50">
          <w:rPr>
            <w:rStyle w:val="Hyperlink"/>
            <w:rFonts w:ascii="Arial" w:hAnsi="Arial" w:cs="Arial"/>
          </w:rPr>
          <w:t>1</w:t>
        </w:r>
        <w:r w:rsidR="00F21F9B" w:rsidRPr="00014C50">
          <w:rPr>
            <w:rStyle w:val="Hyperlink"/>
            <w:rFonts w:ascii="Arial" w:hAnsi="Arial" w:cs="Arial"/>
          </w:rPr>
          <w:t>A</w:t>
        </w:r>
      </w:hyperlink>
      <w:r w:rsidR="00F21F9B" w:rsidRPr="00014C50">
        <w:rPr>
          <w:rFonts w:ascii="Arial" w:hAnsi="Arial" w:cs="Arial"/>
        </w:rPr>
        <w:t>)</w:t>
      </w:r>
      <w:r w:rsidR="00E36C6F" w:rsidRPr="00014C50">
        <w:rPr>
          <w:rFonts w:ascii="Arial" w:hAnsi="Arial" w:cs="Arial"/>
        </w:rPr>
        <w:t xml:space="preserve">. The sparse outro of the former allowed for the alignment of the two without the need to adjust the mixer’s </w:t>
      </w:r>
      <w:r w:rsidR="00EE2DC0">
        <w:rPr>
          <w:rFonts w:ascii="Arial" w:hAnsi="Arial" w:cs="Arial"/>
        </w:rPr>
        <w:t>equalisation</w:t>
      </w:r>
      <w:r w:rsidR="00E36C6F" w:rsidRPr="00014C50">
        <w:rPr>
          <w:rFonts w:ascii="Arial" w:hAnsi="Arial" w:cs="Arial"/>
        </w:rPr>
        <w:t xml:space="preserve"> and volume</w:t>
      </w:r>
      <w:r w:rsidR="008E2E5F" w:rsidRPr="00014C50">
        <w:rPr>
          <w:rFonts w:ascii="Arial" w:hAnsi="Arial" w:cs="Arial"/>
        </w:rPr>
        <w:t>.</w:t>
      </w:r>
      <w:r w:rsidR="00FB69B8" w:rsidRPr="00014C50">
        <w:rPr>
          <w:rFonts w:ascii="Arial" w:hAnsi="Arial" w:cs="Arial"/>
        </w:rPr>
        <w:t xml:space="preserve"> </w:t>
      </w:r>
      <w:r w:rsidR="00F168D3" w:rsidRPr="00014C50">
        <w:rPr>
          <w:rFonts w:ascii="Arial" w:hAnsi="Arial" w:cs="Arial"/>
        </w:rPr>
        <w:t xml:space="preserve">When </w:t>
      </w:r>
      <w:r w:rsidR="00FB69B8" w:rsidRPr="00014C50">
        <w:rPr>
          <w:rFonts w:ascii="Arial" w:hAnsi="Arial" w:cs="Arial"/>
        </w:rPr>
        <w:t xml:space="preserve">the first track entered its </w:t>
      </w:r>
      <w:r w:rsidR="00727749" w:rsidRPr="00014C50">
        <w:rPr>
          <w:rFonts w:ascii="Arial" w:hAnsi="Arial" w:cs="Arial"/>
        </w:rPr>
        <w:t>sparser</w:t>
      </w:r>
      <w:r w:rsidR="009A1639" w:rsidRPr="00014C50">
        <w:rPr>
          <w:rFonts w:ascii="Arial" w:hAnsi="Arial" w:cs="Arial"/>
        </w:rPr>
        <w:t xml:space="preserve"> </w:t>
      </w:r>
      <w:r w:rsidR="00FB69B8" w:rsidRPr="00014C50">
        <w:rPr>
          <w:rFonts w:ascii="Arial" w:hAnsi="Arial" w:cs="Arial"/>
        </w:rPr>
        <w:t>outro phase</w:t>
      </w:r>
      <w:r w:rsidR="00F168D3" w:rsidRPr="00014C50">
        <w:rPr>
          <w:rFonts w:ascii="Arial" w:hAnsi="Arial" w:cs="Arial"/>
        </w:rPr>
        <w:t>,</w:t>
      </w:r>
      <w:r w:rsidR="00FB69B8" w:rsidRPr="00014C50">
        <w:rPr>
          <w:rFonts w:ascii="Arial" w:hAnsi="Arial" w:cs="Arial"/>
        </w:rPr>
        <w:t xml:space="preserve"> </w:t>
      </w:r>
      <w:r w:rsidR="00F168D3" w:rsidRPr="00014C50">
        <w:rPr>
          <w:rFonts w:ascii="Arial" w:hAnsi="Arial" w:cs="Arial"/>
        </w:rPr>
        <w:t xml:space="preserve">the transition became a matter of </w:t>
      </w:r>
      <w:r w:rsidR="00727749" w:rsidRPr="00014C50">
        <w:rPr>
          <w:rFonts w:ascii="Arial" w:hAnsi="Arial" w:cs="Arial"/>
        </w:rPr>
        <w:t xml:space="preserve">maintaining </w:t>
      </w:r>
      <w:r w:rsidR="00FB69B8" w:rsidRPr="00014C50">
        <w:rPr>
          <w:rFonts w:ascii="Arial" w:hAnsi="Arial" w:cs="Arial"/>
        </w:rPr>
        <w:t>alignment.</w:t>
      </w:r>
      <w:r w:rsidR="008E2E5F" w:rsidRPr="00014C50">
        <w:rPr>
          <w:rFonts w:ascii="Arial" w:hAnsi="Arial" w:cs="Arial"/>
        </w:rPr>
        <w:t xml:space="preserve"> </w:t>
      </w:r>
      <w:r w:rsidR="00FB69B8" w:rsidRPr="00014C50">
        <w:rPr>
          <w:rFonts w:ascii="Arial" w:hAnsi="Arial" w:cs="Arial"/>
        </w:rPr>
        <w:t>Within a minute</w:t>
      </w:r>
      <w:r w:rsidR="009A1639" w:rsidRPr="00014C50">
        <w:rPr>
          <w:rFonts w:ascii="Arial" w:hAnsi="Arial" w:cs="Arial"/>
        </w:rPr>
        <w:t>,</w:t>
      </w:r>
      <w:r w:rsidR="008E2E5F" w:rsidRPr="00014C50">
        <w:rPr>
          <w:rFonts w:ascii="Arial" w:hAnsi="Arial" w:cs="Arial"/>
        </w:rPr>
        <w:t xml:space="preserve"> only </w:t>
      </w:r>
      <w:r w:rsidR="008E2E5F" w:rsidRPr="00014C50">
        <w:rPr>
          <w:rFonts w:ascii="Arial" w:hAnsi="Arial" w:cs="Arial"/>
          <w:i/>
          <w:iCs/>
        </w:rPr>
        <w:t>Serial X</w:t>
      </w:r>
      <w:r w:rsidR="008E2E5F" w:rsidRPr="00014C50">
        <w:rPr>
          <w:rFonts w:ascii="Arial" w:hAnsi="Arial" w:cs="Arial"/>
        </w:rPr>
        <w:t xml:space="preserve"> was audible</w:t>
      </w:r>
      <w:r w:rsidR="00483A0C">
        <w:rPr>
          <w:rFonts w:ascii="Arial" w:hAnsi="Arial" w:cs="Arial"/>
        </w:rPr>
        <w:t>—</w:t>
      </w:r>
      <w:r w:rsidR="008E2E5F" w:rsidRPr="00014C50">
        <w:rPr>
          <w:rFonts w:ascii="Arial" w:hAnsi="Arial" w:cs="Arial"/>
        </w:rPr>
        <w:t>not</w:t>
      </w:r>
      <w:r w:rsidR="00483A0C">
        <w:rPr>
          <w:rFonts w:ascii="Arial" w:hAnsi="Arial" w:cs="Arial"/>
        </w:rPr>
        <w:t xml:space="preserve"> </w:t>
      </w:r>
      <w:r w:rsidR="008E2E5F" w:rsidRPr="00014C50">
        <w:rPr>
          <w:rFonts w:ascii="Arial" w:hAnsi="Arial" w:cs="Arial"/>
        </w:rPr>
        <w:t xml:space="preserve">a quick mix à la Mills, but a safe one. </w:t>
      </w:r>
      <w:r w:rsidR="00E36C6F" w:rsidRPr="00014C50">
        <w:rPr>
          <w:rFonts w:ascii="Arial" w:hAnsi="Arial" w:cs="Arial"/>
        </w:rPr>
        <w:t>The set progresses in a similar vein, the DJ barely intervening in the arrangements as they had been cut to vinyl, instead focusing his attention on the transitions between tracks.</w:t>
      </w:r>
      <w:r w:rsidR="007C2E1E">
        <w:rPr>
          <w:rFonts w:ascii="Arial" w:hAnsi="Arial" w:cs="Arial"/>
        </w:rPr>
        <w:t xml:space="preserve"> </w:t>
      </w:r>
      <w:r w:rsidR="00925F55" w:rsidRPr="00014C50">
        <w:rPr>
          <w:rFonts w:ascii="Arial" w:hAnsi="Arial" w:cs="Arial"/>
        </w:rPr>
        <w:t>With two records spinning, the tempo had to be set by ear</w:t>
      </w:r>
      <w:r w:rsidR="00C5542E" w:rsidRPr="00014C50">
        <w:rPr>
          <w:rFonts w:ascii="Arial" w:hAnsi="Arial" w:cs="Arial"/>
        </w:rPr>
        <w:t>;</w:t>
      </w:r>
      <w:r w:rsidR="00925F55" w:rsidRPr="00014C50">
        <w:rPr>
          <w:rFonts w:ascii="Arial" w:hAnsi="Arial" w:cs="Arial"/>
        </w:rPr>
        <w:t xml:space="preserve"> </w:t>
      </w:r>
      <w:r w:rsidR="00C5542E" w:rsidRPr="00014C50">
        <w:rPr>
          <w:rFonts w:ascii="Arial" w:hAnsi="Arial" w:cs="Arial"/>
        </w:rPr>
        <w:t>a</w:t>
      </w:r>
      <w:r w:rsidR="00925F55" w:rsidRPr="00014C50">
        <w:rPr>
          <w:rFonts w:ascii="Arial" w:hAnsi="Arial" w:cs="Arial"/>
        </w:rPr>
        <w:t xml:space="preserve">nalogue turntables lack the precise tempo readings that are </w:t>
      </w:r>
      <w:r w:rsidR="00A44EE7" w:rsidRPr="00014C50">
        <w:rPr>
          <w:rFonts w:ascii="Arial" w:hAnsi="Arial" w:cs="Arial"/>
        </w:rPr>
        <w:t xml:space="preserve">presented </w:t>
      </w:r>
      <w:r w:rsidR="00925F55" w:rsidRPr="00014C50">
        <w:rPr>
          <w:rFonts w:ascii="Arial" w:hAnsi="Arial" w:cs="Arial"/>
        </w:rPr>
        <w:t>by digital decks</w:t>
      </w:r>
      <w:r w:rsidR="00C01FCD" w:rsidRPr="00014C50">
        <w:rPr>
          <w:rFonts w:ascii="Arial" w:hAnsi="Arial" w:cs="Arial"/>
        </w:rPr>
        <w:t xml:space="preserve"> in decimal increments</w:t>
      </w:r>
      <w:r w:rsidR="00925F55" w:rsidRPr="00014C50">
        <w:rPr>
          <w:rFonts w:ascii="Arial" w:hAnsi="Arial" w:cs="Arial"/>
        </w:rPr>
        <w:t xml:space="preserve">. Every suspended overlay represented a risk to </w:t>
      </w:r>
      <w:r w:rsidR="00A44EE7" w:rsidRPr="00014C50">
        <w:rPr>
          <w:rFonts w:ascii="Arial" w:hAnsi="Arial" w:cs="Arial"/>
        </w:rPr>
        <w:t xml:space="preserve">the </w:t>
      </w:r>
      <w:r w:rsidR="00925F55" w:rsidRPr="00014C50">
        <w:rPr>
          <w:rFonts w:ascii="Arial" w:hAnsi="Arial" w:cs="Arial"/>
        </w:rPr>
        <w:t xml:space="preserve">performance and required continual adjustment. </w:t>
      </w:r>
    </w:p>
    <w:p w14:paraId="59F27892" w14:textId="77777777" w:rsidR="009841B5" w:rsidRDefault="009841B5" w:rsidP="00D8289F">
      <w:pPr>
        <w:jc w:val="both"/>
        <w:rPr>
          <w:rFonts w:ascii="Arial" w:hAnsi="Arial" w:cs="Arial"/>
        </w:rPr>
      </w:pPr>
    </w:p>
    <w:p w14:paraId="5107A08F" w14:textId="5AB4822A" w:rsidR="008E2E5F" w:rsidRPr="00014C50" w:rsidRDefault="00925F55" w:rsidP="00D8289F">
      <w:pPr>
        <w:jc w:val="both"/>
        <w:rPr>
          <w:rFonts w:ascii="Arial" w:hAnsi="Arial" w:cs="Arial"/>
        </w:rPr>
      </w:pPr>
      <w:r w:rsidRPr="00014C50">
        <w:rPr>
          <w:rFonts w:ascii="Arial" w:hAnsi="Arial" w:cs="Arial"/>
        </w:rPr>
        <w:t xml:space="preserve">As the set continues, the mixing becomes more cautious as the DJ aims for safe transitions to avoid an audible trainwreck from derailing the recorded performance to that point. </w:t>
      </w:r>
      <w:r w:rsidR="00E36C6F" w:rsidRPr="00014C50">
        <w:rPr>
          <w:rFonts w:ascii="Arial" w:hAnsi="Arial" w:cs="Arial"/>
        </w:rPr>
        <w:t>The boldest interruptions amount to little more than early exits from tracks, the DJ preferring the performative safety of leaving a single track in play without creating an audible chasm of frequency, rhythm or volume</w:t>
      </w:r>
      <w:r w:rsidR="00F21F9B" w:rsidRPr="00014C50">
        <w:rPr>
          <w:rFonts w:ascii="Arial" w:hAnsi="Arial" w:cs="Arial"/>
        </w:rPr>
        <w:t xml:space="preserve"> (</w:t>
      </w:r>
      <w:hyperlink r:id="rId16" w:history="1">
        <w:r w:rsidR="00137909" w:rsidRPr="00014C50">
          <w:rPr>
            <w:rStyle w:val="Hyperlink"/>
            <w:rFonts w:ascii="Arial" w:hAnsi="Arial" w:cs="Arial"/>
          </w:rPr>
          <w:t xml:space="preserve">Transition </w:t>
        </w:r>
        <w:r w:rsidR="003B0890" w:rsidRPr="00014C50">
          <w:rPr>
            <w:rStyle w:val="Hyperlink"/>
            <w:rFonts w:ascii="Arial" w:hAnsi="Arial" w:cs="Arial"/>
          </w:rPr>
          <w:t>1</w:t>
        </w:r>
        <w:r w:rsidR="00F21F9B" w:rsidRPr="00014C50">
          <w:rPr>
            <w:rStyle w:val="Hyperlink"/>
            <w:rFonts w:ascii="Arial" w:hAnsi="Arial" w:cs="Arial"/>
          </w:rPr>
          <w:t>B</w:t>
        </w:r>
      </w:hyperlink>
      <w:r w:rsidR="00F21F9B" w:rsidRPr="00014C50">
        <w:rPr>
          <w:rFonts w:ascii="Arial" w:hAnsi="Arial" w:cs="Arial"/>
        </w:rPr>
        <w:t>)</w:t>
      </w:r>
      <w:r w:rsidR="00E36C6F" w:rsidRPr="00014C50">
        <w:rPr>
          <w:rFonts w:ascii="Arial" w:hAnsi="Arial" w:cs="Arial"/>
        </w:rPr>
        <w:t>.</w:t>
      </w:r>
      <w:ins w:id="9" w:author="John Ferguson" w:date="2022-09-01T15:12:00Z">
        <w:r w:rsidR="00EC15FB">
          <w:rPr>
            <w:rFonts w:ascii="Arial" w:hAnsi="Arial" w:cs="Arial"/>
          </w:rPr>
          <w:t xml:space="preserve"> </w:t>
        </w:r>
      </w:ins>
      <w:r w:rsidR="008E2E5F" w:rsidRPr="00014C50">
        <w:rPr>
          <w:rFonts w:ascii="Arial" w:hAnsi="Arial" w:cs="Arial"/>
        </w:rPr>
        <w:t xml:space="preserve">Occasionally </w:t>
      </w:r>
      <w:r w:rsidR="00E36C6F" w:rsidRPr="00014C50">
        <w:rPr>
          <w:rFonts w:ascii="Arial" w:hAnsi="Arial" w:cs="Arial"/>
        </w:rPr>
        <w:t xml:space="preserve">an opportunity presented </w:t>
      </w:r>
      <w:r w:rsidR="008E2E5F" w:rsidRPr="00014C50">
        <w:rPr>
          <w:rFonts w:ascii="Arial" w:hAnsi="Arial" w:cs="Arial"/>
        </w:rPr>
        <w:t xml:space="preserve">to </w:t>
      </w:r>
      <w:r w:rsidR="008E43AB" w:rsidRPr="00014C50">
        <w:rPr>
          <w:rFonts w:ascii="Arial" w:hAnsi="Arial" w:cs="Arial"/>
        </w:rPr>
        <w:t xml:space="preserve">exit a track </w:t>
      </w:r>
      <w:r w:rsidR="008E2E5F" w:rsidRPr="00014C50">
        <w:rPr>
          <w:rFonts w:ascii="Arial" w:hAnsi="Arial" w:cs="Arial"/>
        </w:rPr>
        <w:t>earl</w:t>
      </w:r>
      <w:r w:rsidR="008E43AB" w:rsidRPr="00014C50">
        <w:rPr>
          <w:rFonts w:ascii="Arial" w:hAnsi="Arial" w:cs="Arial"/>
        </w:rPr>
        <w:t>ier than at the outro</w:t>
      </w:r>
      <w:r w:rsidR="00A34D3C" w:rsidRPr="00014C50">
        <w:rPr>
          <w:rFonts w:ascii="Arial" w:hAnsi="Arial" w:cs="Arial"/>
        </w:rPr>
        <w:t xml:space="preserve">. </w:t>
      </w:r>
      <w:r w:rsidR="00E03BA2" w:rsidRPr="00014C50">
        <w:rPr>
          <w:rFonts w:ascii="Arial" w:hAnsi="Arial" w:cs="Arial"/>
        </w:rPr>
        <w:t>D</w:t>
      </w:r>
      <w:r w:rsidR="008E2E5F" w:rsidRPr="00014C50">
        <w:rPr>
          <w:rFonts w:ascii="Arial" w:hAnsi="Arial" w:cs="Arial"/>
        </w:rPr>
        <w:t xml:space="preserve">uring a short break around halfway into </w:t>
      </w:r>
      <w:r w:rsidR="008E2E5F" w:rsidRPr="00014C50">
        <w:rPr>
          <w:rFonts w:ascii="Arial" w:hAnsi="Arial" w:cs="Arial"/>
          <w:i/>
          <w:iCs/>
        </w:rPr>
        <w:t>No Matter Whether</w:t>
      </w:r>
      <w:r w:rsidR="00E03BA2" w:rsidRPr="00014C50">
        <w:rPr>
          <w:rFonts w:ascii="Arial" w:hAnsi="Arial" w:cs="Arial"/>
        </w:rPr>
        <w:t xml:space="preserve"> </w:t>
      </w:r>
      <w:r w:rsidR="00F15804" w:rsidRPr="00014C50">
        <w:rPr>
          <w:rFonts w:ascii="Arial" w:hAnsi="Arial" w:cs="Arial"/>
        </w:rPr>
        <w:t>(</w:t>
      </w:r>
      <w:proofErr w:type="spellStart"/>
      <w:r w:rsidR="009060ED" w:rsidRPr="00014C50">
        <w:rPr>
          <w:rFonts w:ascii="Arial" w:hAnsi="Arial" w:cs="Arial"/>
        </w:rPr>
        <w:t>Scasacia</w:t>
      </w:r>
      <w:proofErr w:type="spellEnd"/>
      <w:r w:rsidR="009060ED" w:rsidRPr="00014C50">
        <w:rPr>
          <w:rFonts w:ascii="Arial" w:hAnsi="Arial" w:cs="Arial"/>
        </w:rPr>
        <w:t xml:space="preserve"> </w:t>
      </w:r>
      <w:r w:rsidR="00BB4EB5" w:rsidRPr="00014C50">
        <w:rPr>
          <w:rFonts w:ascii="Arial" w:hAnsi="Arial" w:cs="Arial"/>
        </w:rPr>
        <w:t>2005</w:t>
      </w:r>
      <w:r w:rsidR="00F15804" w:rsidRPr="00014C50">
        <w:rPr>
          <w:rFonts w:ascii="Arial" w:hAnsi="Arial" w:cs="Arial"/>
        </w:rPr>
        <w:t>)</w:t>
      </w:r>
      <w:r w:rsidR="008E2E5F" w:rsidRPr="00014C50">
        <w:rPr>
          <w:rFonts w:ascii="Arial" w:hAnsi="Arial" w:cs="Arial"/>
        </w:rPr>
        <w:t xml:space="preserve">, </w:t>
      </w:r>
      <w:r w:rsidR="00EF35BA" w:rsidRPr="00014C50">
        <w:rPr>
          <w:rFonts w:ascii="Arial" w:hAnsi="Arial" w:cs="Arial"/>
        </w:rPr>
        <w:t xml:space="preserve">the mix switched </w:t>
      </w:r>
      <w:r w:rsidR="008E2E5F" w:rsidRPr="00014C50">
        <w:rPr>
          <w:rFonts w:ascii="Arial" w:hAnsi="Arial" w:cs="Arial"/>
        </w:rPr>
        <w:t xml:space="preserve">quickly to the beatless intro section of </w:t>
      </w:r>
      <w:proofErr w:type="spellStart"/>
      <w:r w:rsidR="008E2E5F" w:rsidRPr="00014C50">
        <w:rPr>
          <w:rFonts w:ascii="Arial" w:hAnsi="Arial" w:cs="Arial"/>
          <w:i/>
          <w:iCs/>
        </w:rPr>
        <w:t>Bildeburg</w:t>
      </w:r>
      <w:proofErr w:type="spellEnd"/>
      <w:r w:rsidR="008E2E5F" w:rsidRPr="00014C50">
        <w:rPr>
          <w:rFonts w:ascii="Arial" w:hAnsi="Arial" w:cs="Arial"/>
          <w:i/>
          <w:iCs/>
        </w:rPr>
        <w:t xml:space="preserve"> Group</w:t>
      </w:r>
      <w:r w:rsidR="008E2E5F" w:rsidRPr="00014C50">
        <w:rPr>
          <w:rFonts w:ascii="Arial" w:hAnsi="Arial" w:cs="Arial"/>
        </w:rPr>
        <w:t xml:space="preserve"> by Konrad Black</w:t>
      </w:r>
      <w:r w:rsidR="00F15804" w:rsidRPr="00014C50">
        <w:rPr>
          <w:rFonts w:ascii="Arial" w:hAnsi="Arial" w:cs="Arial"/>
        </w:rPr>
        <w:t xml:space="preserve"> </w:t>
      </w:r>
      <w:r w:rsidR="009060ED" w:rsidRPr="00014C50">
        <w:rPr>
          <w:rFonts w:ascii="Arial" w:hAnsi="Arial" w:cs="Arial"/>
        </w:rPr>
        <w:t xml:space="preserve">and David Brown </w:t>
      </w:r>
      <w:r w:rsidR="00F15804" w:rsidRPr="00014C50">
        <w:rPr>
          <w:rFonts w:ascii="Arial" w:hAnsi="Arial" w:cs="Arial"/>
        </w:rPr>
        <w:t>(</w:t>
      </w:r>
      <w:r w:rsidR="00BB4EB5" w:rsidRPr="00014C50">
        <w:rPr>
          <w:rFonts w:ascii="Arial" w:hAnsi="Arial" w:cs="Arial"/>
        </w:rPr>
        <w:t>2006</w:t>
      </w:r>
      <w:r w:rsidR="00F15804" w:rsidRPr="00014C50">
        <w:rPr>
          <w:rFonts w:ascii="Arial" w:hAnsi="Arial" w:cs="Arial"/>
        </w:rPr>
        <w:t>)</w:t>
      </w:r>
      <w:r w:rsidR="00F21F9B" w:rsidRPr="00014C50">
        <w:rPr>
          <w:rFonts w:ascii="Arial" w:hAnsi="Arial" w:cs="Arial"/>
        </w:rPr>
        <w:t xml:space="preserve"> (</w:t>
      </w:r>
      <w:hyperlink r:id="rId17" w:history="1">
        <w:r w:rsidR="00137909" w:rsidRPr="00014C50">
          <w:rPr>
            <w:rStyle w:val="Hyperlink"/>
            <w:rFonts w:ascii="Arial" w:hAnsi="Arial" w:cs="Arial"/>
          </w:rPr>
          <w:t xml:space="preserve">Transition </w:t>
        </w:r>
        <w:r w:rsidR="003B0890" w:rsidRPr="00014C50">
          <w:rPr>
            <w:rStyle w:val="Hyperlink"/>
            <w:rFonts w:ascii="Arial" w:hAnsi="Arial" w:cs="Arial"/>
          </w:rPr>
          <w:t>1</w:t>
        </w:r>
        <w:r w:rsidR="00F21F9B" w:rsidRPr="00014C50">
          <w:rPr>
            <w:rStyle w:val="Hyperlink"/>
            <w:rFonts w:ascii="Arial" w:hAnsi="Arial" w:cs="Arial"/>
          </w:rPr>
          <w:t>C</w:t>
        </w:r>
      </w:hyperlink>
      <w:r w:rsidR="00F21F9B" w:rsidRPr="00014C50">
        <w:rPr>
          <w:rFonts w:ascii="Arial" w:hAnsi="Arial" w:cs="Arial"/>
        </w:rPr>
        <w:t>)</w:t>
      </w:r>
      <w:r w:rsidR="008E2E5F" w:rsidRPr="00014C50">
        <w:rPr>
          <w:rFonts w:ascii="Arial" w:hAnsi="Arial" w:cs="Arial"/>
        </w:rPr>
        <w:t xml:space="preserve">. </w:t>
      </w:r>
      <w:r w:rsidR="00F2746A" w:rsidRPr="00014C50">
        <w:rPr>
          <w:rFonts w:ascii="Arial" w:hAnsi="Arial" w:cs="Arial"/>
        </w:rPr>
        <w:t>T</w:t>
      </w:r>
      <w:r w:rsidR="008E2E5F" w:rsidRPr="00014C50">
        <w:rPr>
          <w:rFonts w:ascii="Arial" w:hAnsi="Arial" w:cs="Arial"/>
        </w:rPr>
        <w:t>his transition capitalised upon energetic shifts happening on an intra-track basis</w:t>
      </w:r>
      <w:r w:rsidR="00F2746A" w:rsidRPr="00014C50">
        <w:rPr>
          <w:rFonts w:ascii="Arial" w:hAnsi="Arial" w:cs="Arial"/>
        </w:rPr>
        <w:t>:</w:t>
      </w:r>
      <w:r w:rsidR="008E2E5F" w:rsidRPr="00014C50">
        <w:rPr>
          <w:rFonts w:ascii="Arial" w:hAnsi="Arial" w:cs="Arial"/>
        </w:rPr>
        <w:t xml:space="preserve"> </w:t>
      </w:r>
      <w:r w:rsidR="00F2746A" w:rsidRPr="00014C50">
        <w:rPr>
          <w:rFonts w:ascii="Arial" w:hAnsi="Arial" w:cs="Arial"/>
        </w:rPr>
        <w:t>t</w:t>
      </w:r>
      <w:r w:rsidR="008E2E5F" w:rsidRPr="00014C50">
        <w:rPr>
          <w:rFonts w:ascii="Arial" w:hAnsi="Arial" w:cs="Arial"/>
        </w:rPr>
        <w:t xml:space="preserve">he ambient introduction to </w:t>
      </w:r>
      <w:proofErr w:type="spellStart"/>
      <w:r w:rsidR="008E2E5F" w:rsidRPr="00014C50">
        <w:rPr>
          <w:rFonts w:ascii="Arial" w:hAnsi="Arial" w:cs="Arial"/>
          <w:i/>
          <w:iCs/>
        </w:rPr>
        <w:t>Bildeburg</w:t>
      </w:r>
      <w:proofErr w:type="spellEnd"/>
      <w:r w:rsidR="008E2E5F" w:rsidRPr="00014C50">
        <w:rPr>
          <w:rFonts w:ascii="Arial" w:hAnsi="Arial" w:cs="Arial"/>
          <w:i/>
          <w:iCs/>
        </w:rPr>
        <w:t xml:space="preserve"> Group</w:t>
      </w:r>
      <w:r w:rsidR="008E2E5F" w:rsidRPr="00014C50">
        <w:rPr>
          <w:rFonts w:ascii="Arial" w:hAnsi="Arial" w:cs="Arial"/>
        </w:rPr>
        <w:t xml:space="preserve"> provided a sense of drama in an otherwise continuous flow of forward-moving, minimalist Techno</w:t>
      </w:r>
      <w:r w:rsidR="00F2746A" w:rsidRPr="00014C50">
        <w:rPr>
          <w:rFonts w:ascii="Arial" w:hAnsi="Arial" w:cs="Arial"/>
        </w:rPr>
        <w:t>;</w:t>
      </w:r>
      <w:r w:rsidR="008E2E5F" w:rsidRPr="00014C50">
        <w:rPr>
          <w:rFonts w:ascii="Arial" w:hAnsi="Arial" w:cs="Arial"/>
        </w:rPr>
        <w:t xml:space="preserve"> the short break in </w:t>
      </w:r>
      <w:r w:rsidR="008E2E5F" w:rsidRPr="00014C50">
        <w:rPr>
          <w:rFonts w:ascii="Arial" w:hAnsi="Arial" w:cs="Arial"/>
          <w:i/>
          <w:iCs/>
        </w:rPr>
        <w:t>No Matter Whether</w:t>
      </w:r>
      <w:r w:rsidR="008E2E5F" w:rsidRPr="00014C50">
        <w:rPr>
          <w:rFonts w:ascii="Arial" w:hAnsi="Arial" w:cs="Arial"/>
        </w:rPr>
        <w:t xml:space="preserve"> represented an opportune moment to switch between two beatless sections. </w:t>
      </w:r>
    </w:p>
    <w:p w14:paraId="32B3F70A" w14:textId="77777777" w:rsidR="00925F55" w:rsidRPr="00014C50" w:rsidRDefault="00925F55" w:rsidP="00D8289F">
      <w:pPr>
        <w:jc w:val="both"/>
        <w:rPr>
          <w:rFonts w:ascii="Arial" w:hAnsi="Arial" w:cs="Arial"/>
        </w:rPr>
      </w:pPr>
    </w:p>
    <w:p w14:paraId="06B845DC" w14:textId="50D9CF51" w:rsidR="00FB69B8" w:rsidRPr="00014C50" w:rsidRDefault="00EF35BA" w:rsidP="00D8289F">
      <w:pPr>
        <w:pStyle w:val="CommentText"/>
        <w:jc w:val="both"/>
        <w:rPr>
          <w:sz w:val="24"/>
          <w:szCs w:val="24"/>
        </w:rPr>
      </w:pPr>
      <w:r w:rsidRPr="00014C50">
        <w:rPr>
          <w:sz w:val="24"/>
          <w:szCs w:val="24"/>
        </w:rPr>
        <w:t xml:space="preserve">The DJ’s part </w:t>
      </w:r>
      <w:r w:rsidR="008E2E5F" w:rsidRPr="00014C50">
        <w:rPr>
          <w:sz w:val="24"/>
          <w:szCs w:val="24"/>
        </w:rPr>
        <w:t xml:space="preserve">in the process really </w:t>
      </w:r>
      <w:r w:rsidR="008E2E5F" w:rsidRPr="00014C50">
        <w:rPr>
          <w:i/>
          <w:iCs/>
          <w:sz w:val="24"/>
          <w:szCs w:val="24"/>
        </w:rPr>
        <w:t>was</w:t>
      </w:r>
      <w:r w:rsidR="008E2E5F" w:rsidRPr="00014C50">
        <w:rPr>
          <w:sz w:val="24"/>
          <w:szCs w:val="24"/>
        </w:rPr>
        <w:t xml:space="preserve"> that of a disc </w:t>
      </w:r>
      <w:r w:rsidR="008E2E5F" w:rsidRPr="00014C50">
        <w:rPr>
          <w:i/>
          <w:iCs/>
          <w:sz w:val="24"/>
          <w:szCs w:val="24"/>
        </w:rPr>
        <w:t>jockey</w:t>
      </w:r>
      <w:r w:rsidR="00C44943">
        <w:rPr>
          <w:sz w:val="24"/>
          <w:szCs w:val="24"/>
        </w:rPr>
        <w:t>—</w:t>
      </w:r>
      <w:r w:rsidRPr="00014C50">
        <w:rPr>
          <w:i/>
          <w:iCs/>
          <w:sz w:val="24"/>
          <w:szCs w:val="24"/>
        </w:rPr>
        <w:t>riding</w:t>
      </w:r>
      <w:r w:rsidR="00C44943">
        <w:rPr>
          <w:i/>
          <w:iCs/>
          <w:sz w:val="24"/>
          <w:szCs w:val="24"/>
        </w:rPr>
        <w:t xml:space="preserve"> </w:t>
      </w:r>
      <w:r w:rsidR="008E2E5F" w:rsidRPr="00014C50">
        <w:rPr>
          <w:sz w:val="24"/>
          <w:szCs w:val="24"/>
        </w:rPr>
        <w:t>the forward motion of these records</w:t>
      </w:r>
      <w:r w:rsidRPr="00014C50">
        <w:rPr>
          <w:sz w:val="24"/>
          <w:szCs w:val="24"/>
        </w:rPr>
        <w:t xml:space="preserve"> and</w:t>
      </w:r>
      <w:r w:rsidR="008E2E5F" w:rsidRPr="00014C50">
        <w:rPr>
          <w:sz w:val="24"/>
          <w:szCs w:val="24"/>
        </w:rPr>
        <w:t xml:space="preserve"> switch</w:t>
      </w:r>
      <w:r w:rsidR="00F2746A" w:rsidRPr="00014C50">
        <w:rPr>
          <w:sz w:val="24"/>
          <w:szCs w:val="24"/>
        </w:rPr>
        <w:t>ing</w:t>
      </w:r>
      <w:r w:rsidR="008E2E5F" w:rsidRPr="00014C50">
        <w:rPr>
          <w:sz w:val="24"/>
          <w:szCs w:val="24"/>
        </w:rPr>
        <w:t xml:space="preserve"> </w:t>
      </w:r>
      <w:r w:rsidR="00F2746A" w:rsidRPr="00014C50">
        <w:rPr>
          <w:sz w:val="24"/>
          <w:szCs w:val="24"/>
        </w:rPr>
        <w:t xml:space="preserve">from one to the other, but </w:t>
      </w:r>
      <w:r w:rsidR="004904A6" w:rsidRPr="00014C50">
        <w:rPr>
          <w:sz w:val="24"/>
          <w:szCs w:val="24"/>
        </w:rPr>
        <w:t xml:space="preserve">without </w:t>
      </w:r>
      <w:r w:rsidR="00F2746A" w:rsidRPr="00014C50">
        <w:rPr>
          <w:sz w:val="24"/>
          <w:szCs w:val="24"/>
        </w:rPr>
        <w:t xml:space="preserve">generating energy </w:t>
      </w:r>
      <w:r w:rsidRPr="00014C50">
        <w:rPr>
          <w:sz w:val="24"/>
          <w:szCs w:val="24"/>
        </w:rPr>
        <w:t>that was distinct from the tracks as they had been produced</w:t>
      </w:r>
      <w:r w:rsidR="008E2E5F" w:rsidRPr="00014C50">
        <w:rPr>
          <w:sz w:val="24"/>
          <w:szCs w:val="24"/>
        </w:rPr>
        <w:t xml:space="preserve">. Aside from deciding which </w:t>
      </w:r>
      <w:r w:rsidR="00A2072B" w:rsidRPr="00014C50">
        <w:rPr>
          <w:sz w:val="24"/>
          <w:szCs w:val="24"/>
        </w:rPr>
        <w:t>track</w:t>
      </w:r>
      <w:r w:rsidR="008E2E5F" w:rsidRPr="00014C50">
        <w:rPr>
          <w:sz w:val="24"/>
          <w:szCs w:val="24"/>
        </w:rPr>
        <w:t xml:space="preserve"> to play when, at what pace and for how long, </w:t>
      </w:r>
      <w:r w:rsidRPr="00014C50">
        <w:rPr>
          <w:sz w:val="24"/>
          <w:szCs w:val="24"/>
        </w:rPr>
        <w:t>the DJ</w:t>
      </w:r>
      <w:r w:rsidR="008E2E5F" w:rsidRPr="00014C50">
        <w:rPr>
          <w:sz w:val="24"/>
          <w:szCs w:val="24"/>
        </w:rPr>
        <w:t xml:space="preserve"> technique had little impact on the sound or shape of each record</w:t>
      </w:r>
      <w:r w:rsidR="006B6987" w:rsidRPr="00014C50">
        <w:rPr>
          <w:sz w:val="24"/>
          <w:szCs w:val="24"/>
        </w:rPr>
        <w:t>.</w:t>
      </w:r>
      <w:r w:rsidR="008E2E5F" w:rsidRPr="00014C50">
        <w:rPr>
          <w:sz w:val="24"/>
          <w:szCs w:val="24"/>
        </w:rPr>
        <w:t xml:space="preserve"> </w:t>
      </w:r>
      <w:r w:rsidRPr="00014C50">
        <w:rPr>
          <w:sz w:val="24"/>
          <w:szCs w:val="24"/>
        </w:rPr>
        <w:t xml:space="preserve">The DJ </w:t>
      </w:r>
      <w:r w:rsidR="008E2E5F" w:rsidRPr="00014C50">
        <w:rPr>
          <w:sz w:val="24"/>
          <w:szCs w:val="24"/>
        </w:rPr>
        <w:t>select</w:t>
      </w:r>
      <w:r w:rsidRPr="00014C50">
        <w:rPr>
          <w:sz w:val="24"/>
          <w:szCs w:val="24"/>
        </w:rPr>
        <w:t>ed</w:t>
      </w:r>
      <w:r w:rsidR="008E2E5F" w:rsidRPr="00014C50">
        <w:rPr>
          <w:sz w:val="24"/>
          <w:szCs w:val="24"/>
        </w:rPr>
        <w:t>, presente</w:t>
      </w:r>
      <w:r w:rsidRPr="00014C50">
        <w:rPr>
          <w:sz w:val="24"/>
          <w:szCs w:val="24"/>
        </w:rPr>
        <w:t>d</w:t>
      </w:r>
      <w:r w:rsidR="008E2E5F" w:rsidRPr="00014C50">
        <w:rPr>
          <w:sz w:val="24"/>
          <w:szCs w:val="24"/>
        </w:rPr>
        <w:t>, and blende</w:t>
      </w:r>
      <w:r w:rsidRPr="00014C50">
        <w:rPr>
          <w:sz w:val="24"/>
          <w:szCs w:val="24"/>
        </w:rPr>
        <w:t>d</w:t>
      </w:r>
      <w:r w:rsidR="008E2E5F" w:rsidRPr="00014C50">
        <w:rPr>
          <w:sz w:val="24"/>
          <w:szCs w:val="24"/>
        </w:rPr>
        <w:t xml:space="preserve"> works by other producers, </w:t>
      </w:r>
      <w:r w:rsidRPr="00014C50">
        <w:rPr>
          <w:sz w:val="24"/>
          <w:szCs w:val="24"/>
        </w:rPr>
        <w:t xml:space="preserve">but did </w:t>
      </w:r>
      <w:r w:rsidR="008E2E5F" w:rsidRPr="00014C50">
        <w:rPr>
          <w:sz w:val="24"/>
          <w:szCs w:val="24"/>
        </w:rPr>
        <w:t>not produce</w:t>
      </w:r>
      <w:r w:rsidR="006B6987" w:rsidRPr="00014C50">
        <w:rPr>
          <w:sz w:val="24"/>
          <w:szCs w:val="24"/>
        </w:rPr>
        <w:t xml:space="preserve"> or compose</w:t>
      </w:r>
      <w:r w:rsidRPr="00014C50">
        <w:rPr>
          <w:sz w:val="24"/>
          <w:szCs w:val="24"/>
        </w:rPr>
        <w:t>.</w:t>
      </w:r>
      <w:r w:rsidR="006B6987" w:rsidRPr="00014C50">
        <w:rPr>
          <w:sz w:val="24"/>
          <w:szCs w:val="24"/>
        </w:rPr>
        <w:t xml:space="preserve"> </w:t>
      </w:r>
    </w:p>
    <w:p w14:paraId="77CB4CE3" w14:textId="77777777" w:rsidR="00D656A4" w:rsidRPr="00014C50" w:rsidRDefault="00D656A4" w:rsidP="00D8289F">
      <w:pPr>
        <w:jc w:val="both"/>
        <w:rPr>
          <w:rFonts w:ascii="Arial" w:hAnsi="Arial" w:cs="Arial"/>
        </w:rPr>
      </w:pPr>
    </w:p>
    <w:p w14:paraId="52580858" w14:textId="1A97EBB4" w:rsidR="008E2E5F" w:rsidRPr="00876CEA" w:rsidRDefault="005969B2" w:rsidP="005B5B56">
      <w:pPr>
        <w:pStyle w:val="Heading2"/>
        <w:rPr>
          <w:rFonts w:ascii="Arial" w:hAnsi="Arial" w:cs="Arial"/>
          <w:sz w:val="24"/>
          <w:szCs w:val="24"/>
        </w:rPr>
      </w:pPr>
      <w:r w:rsidRPr="00876CEA">
        <w:rPr>
          <w:rFonts w:ascii="Arial" w:hAnsi="Arial" w:cs="Arial"/>
          <w:sz w:val="24"/>
          <w:szCs w:val="24"/>
        </w:rPr>
        <w:t>Authenticity</w:t>
      </w:r>
      <w:r w:rsidR="00E72132" w:rsidRPr="00876CEA">
        <w:rPr>
          <w:rFonts w:ascii="Arial" w:hAnsi="Arial" w:cs="Arial"/>
          <w:sz w:val="24"/>
          <w:szCs w:val="24"/>
        </w:rPr>
        <w:t xml:space="preserve"> and virtuosity</w:t>
      </w:r>
      <w:r w:rsidRPr="00876CEA">
        <w:rPr>
          <w:rFonts w:ascii="Arial" w:hAnsi="Arial" w:cs="Arial"/>
          <w:sz w:val="24"/>
          <w:szCs w:val="24"/>
        </w:rPr>
        <w:t xml:space="preserve"> before sync</w:t>
      </w:r>
    </w:p>
    <w:p w14:paraId="15417369" w14:textId="77777777" w:rsidR="00FB69B8" w:rsidRPr="00014C50" w:rsidRDefault="00FB69B8" w:rsidP="00D8289F">
      <w:pPr>
        <w:jc w:val="both"/>
        <w:rPr>
          <w:rFonts w:ascii="Arial" w:hAnsi="Arial" w:cs="Arial"/>
        </w:rPr>
      </w:pPr>
    </w:p>
    <w:p w14:paraId="6019A993" w14:textId="612A2407" w:rsidR="006E2C53" w:rsidRPr="00014C50" w:rsidRDefault="00EF35BA" w:rsidP="00D8289F">
      <w:pPr>
        <w:jc w:val="both"/>
        <w:rPr>
          <w:rFonts w:ascii="Arial" w:hAnsi="Arial" w:cs="Arial"/>
        </w:rPr>
      </w:pPr>
      <w:r w:rsidRPr="00014C50">
        <w:rPr>
          <w:rFonts w:ascii="Arial" w:hAnsi="Arial" w:cs="Arial"/>
          <w:i/>
          <w:iCs/>
        </w:rPr>
        <w:t>TLD</w:t>
      </w:r>
      <w:r w:rsidR="00FB69B8" w:rsidRPr="00014C50">
        <w:rPr>
          <w:rFonts w:ascii="Arial" w:hAnsi="Arial" w:cs="Arial"/>
        </w:rPr>
        <w:t xml:space="preserve"> prioritised mixing </w:t>
      </w:r>
      <w:r w:rsidR="00FB69B8" w:rsidRPr="00014C50">
        <w:rPr>
          <w:rFonts w:ascii="Arial" w:hAnsi="Arial" w:cs="Arial"/>
          <w:i/>
          <w:iCs/>
        </w:rPr>
        <w:t>live</w:t>
      </w:r>
      <w:r w:rsidR="00FB69B8" w:rsidRPr="00014C50">
        <w:rPr>
          <w:rFonts w:ascii="Arial" w:hAnsi="Arial" w:cs="Arial"/>
        </w:rPr>
        <w:t xml:space="preserve"> to capture the recording in a single take and on </w:t>
      </w:r>
      <w:r w:rsidR="00FB69B8" w:rsidRPr="00014C50">
        <w:rPr>
          <w:rFonts w:ascii="Arial" w:hAnsi="Arial" w:cs="Arial"/>
          <w:i/>
          <w:iCs/>
        </w:rPr>
        <w:t>vinyl only</w:t>
      </w:r>
      <w:r w:rsidR="00FB69B8" w:rsidRPr="00014C50">
        <w:rPr>
          <w:rFonts w:ascii="Arial" w:hAnsi="Arial" w:cs="Arial"/>
        </w:rPr>
        <w:t xml:space="preserve"> as a matter of artistic </w:t>
      </w:r>
      <w:r w:rsidR="00925F55" w:rsidRPr="00014C50">
        <w:rPr>
          <w:rFonts w:ascii="Arial" w:hAnsi="Arial" w:cs="Arial"/>
        </w:rPr>
        <w:t>choice</w:t>
      </w:r>
      <w:r w:rsidR="00FB69B8" w:rsidRPr="00014C50">
        <w:rPr>
          <w:rFonts w:ascii="Arial" w:hAnsi="Arial" w:cs="Arial"/>
        </w:rPr>
        <w:t xml:space="preserve">. </w:t>
      </w:r>
      <w:r w:rsidR="00FB36E1" w:rsidRPr="00014C50">
        <w:rPr>
          <w:rFonts w:ascii="Arial" w:hAnsi="Arial" w:cs="Arial"/>
        </w:rPr>
        <w:t>Though the</w:t>
      </w:r>
      <w:r w:rsidR="00FB69B8" w:rsidRPr="00014C50">
        <w:rPr>
          <w:rFonts w:ascii="Arial" w:hAnsi="Arial" w:cs="Arial"/>
        </w:rPr>
        <w:t xml:space="preserve"> setup </w:t>
      </w:r>
      <w:r w:rsidR="00FB36E1" w:rsidRPr="00014C50">
        <w:rPr>
          <w:rFonts w:ascii="Arial" w:hAnsi="Arial" w:cs="Arial"/>
        </w:rPr>
        <w:t xml:space="preserve">was </w:t>
      </w:r>
      <w:r w:rsidR="00FB69B8" w:rsidRPr="00014C50">
        <w:rPr>
          <w:rFonts w:ascii="Arial" w:hAnsi="Arial" w:cs="Arial"/>
        </w:rPr>
        <w:t xml:space="preserve">not dissimilar to that used by Mills in 2004 (two turntables rather than three, plus a mixer), </w:t>
      </w:r>
      <w:r w:rsidR="006E2C53" w:rsidRPr="00014C50">
        <w:rPr>
          <w:rFonts w:ascii="Arial" w:hAnsi="Arial" w:cs="Arial"/>
        </w:rPr>
        <w:t xml:space="preserve">the digital precision that emerged in other performances around that time, especially from Hawtin, had evidently influenced the set. To </w:t>
      </w:r>
      <w:r w:rsidR="00FB36E1" w:rsidRPr="00014C50">
        <w:rPr>
          <w:rFonts w:ascii="Arial" w:hAnsi="Arial" w:cs="Arial"/>
        </w:rPr>
        <w:t xml:space="preserve">achieve </w:t>
      </w:r>
      <w:r w:rsidR="00FB69B8" w:rsidRPr="00014C50">
        <w:rPr>
          <w:rFonts w:ascii="Arial" w:hAnsi="Arial" w:cs="Arial"/>
        </w:rPr>
        <w:t xml:space="preserve">Hawtin’s digital precision at the frequency of </w:t>
      </w:r>
      <w:r w:rsidR="006271A5" w:rsidRPr="00014C50">
        <w:rPr>
          <w:rFonts w:ascii="Arial" w:hAnsi="Arial" w:cs="Arial"/>
        </w:rPr>
        <w:t>Mills’</w:t>
      </w:r>
      <w:r w:rsidR="00FB69B8" w:rsidRPr="00014C50">
        <w:rPr>
          <w:rFonts w:ascii="Arial" w:hAnsi="Arial" w:cs="Arial"/>
        </w:rPr>
        <w:t xml:space="preserve"> vinyl execution</w:t>
      </w:r>
      <w:r w:rsidR="00FB36E1" w:rsidRPr="00014C50">
        <w:rPr>
          <w:rFonts w:ascii="Arial" w:hAnsi="Arial" w:cs="Arial"/>
        </w:rPr>
        <w:t xml:space="preserve"> is beyond the reach of most DJs</w:t>
      </w:r>
      <w:r w:rsidR="006E2C53" w:rsidRPr="00014C50">
        <w:rPr>
          <w:rFonts w:ascii="Arial" w:hAnsi="Arial" w:cs="Arial"/>
        </w:rPr>
        <w:t xml:space="preserve">. Accordingly, the performance was executed with caution, seeking a comparable precision but without using the technologies that could guarantee it. </w:t>
      </w:r>
      <w:r w:rsidR="00FB36E1" w:rsidRPr="00014C50">
        <w:rPr>
          <w:rFonts w:ascii="Arial" w:hAnsi="Arial" w:cs="Arial"/>
        </w:rPr>
        <w:t>Though this approach resisted emerging digital technologies, it lacked the confidence of Mills or Cézanne in celebrating the awkwardness inherent in that choice</w:t>
      </w:r>
      <w:r w:rsidR="009841B5">
        <w:rPr>
          <w:rFonts w:ascii="Arial" w:hAnsi="Arial" w:cs="Arial"/>
        </w:rPr>
        <w:t>;</w:t>
      </w:r>
      <w:r w:rsidR="00FB36E1" w:rsidRPr="00014C50">
        <w:rPr>
          <w:rFonts w:ascii="Arial" w:hAnsi="Arial" w:cs="Arial"/>
        </w:rPr>
        <w:t xml:space="preserve"> virtuosity was a matter of minimising mistakes</w:t>
      </w:r>
      <w:r w:rsidR="004047AF" w:rsidRPr="00014C50">
        <w:rPr>
          <w:rFonts w:ascii="Arial" w:hAnsi="Arial" w:cs="Arial"/>
        </w:rPr>
        <w:t xml:space="preserve"> in the pursuit of flawless technical execution</w:t>
      </w:r>
      <w:r w:rsidR="00FB36E1" w:rsidRPr="00014C50">
        <w:rPr>
          <w:rFonts w:ascii="Arial" w:hAnsi="Arial" w:cs="Arial"/>
        </w:rPr>
        <w:t>.</w:t>
      </w:r>
      <w:r w:rsidR="004047AF" w:rsidRPr="00014C50">
        <w:rPr>
          <w:rFonts w:ascii="Arial" w:hAnsi="Arial" w:cs="Arial"/>
        </w:rPr>
        <w:t xml:space="preserve"> </w:t>
      </w:r>
    </w:p>
    <w:p w14:paraId="2E3E77FE" w14:textId="2D8E13BB" w:rsidR="00D656A4" w:rsidRPr="00014C50" w:rsidRDefault="00D656A4" w:rsidP="00D8289F">
      <w:pPr>
        <w:jc w:val="both"/>
        <w:rPr>
          <w:rFonts w:ascii="Arial" w:hAnsi="Arial" w:cs="Arial"/>
        </w:rPr>
      </w:pPr>
    </w:p>
    <w:p w14:paraId="3CB0EE20" w14:textId="314DCB19" w:rsidR="00D656A4" w:rsidRPr="00014C50" w:rsidRDefault="005969B2" w:rsidP="00D8289F">
      <w:pPr>
        <w:jc w:val="both"/>
        <w:rPr>
          <w:rFonts w:ascii="Arial" w:hAnsi="Arial" w:cs="Arial"/>
        </w:rPr>
      </w:pPr>
      <w:r w:rsidRPr="00014C50">
        <w:rPr>
          <w:rFonts w:ascii="Arial" w:hAnsi="Arial" w:cs="Arial"/>
        </w:rPr>
        <w:lastRenderedPageBreak/>
        <w:t xml:space="preserve">In recording </w:t>
      </w:r>
      <w:r w:rsidR="00D656A4" w:rsidRPr="00014C50">
        <w:rPr>
          <w:rFonts w:ascii="Arial" w:hAnsi="Arial" w:cs="Arial"/>
          <w:i/>
          <w:iCs/>
        </w:rPr>
        <w:t>TLD</w:t>
      </w:r>
      <w:r w:rsidRPr="00014C50">
        <w:rPr>
          <w:rFonts w:ascii="Arial" w:hAnsi="Arial" w:cs="Arial"/>
        </w:rPr>
        <w:t>,</w:t>
      </w:r>
      <w:r w:rsidR="00D656A4" w:rsidRPr="00014C50">
        <w:rPr>
          <w:rFonts w:ascii="Arial" w:hAnsi="Arial" w:cs="Arial"/>
        </w:rPr>
        <w:t xml:space="preserve"> virtuosity was </w:t>
      </w:r>
      <w:r w:rsidR="00862B54" w:rsidRPr="00014C50">
        <w:rPr>
          <w:rFonts w:ascii="Arial" w:hAnsi="Arial" w:cs="Arial"/>
        </w:rPr>
        <w:t xml:space="preserve">further </w:t>
      </w:r>
      <w:r w:rsidR="00D656A4" w:rsidRPr="00014C50">
        <w:rPr>
          <w:rFonts w:ascii="Arial" w:hAnsi="Arial" w:cs="Arial"/>
        </w:rPr>
        <w:t>display</w:t>
      </w:r>
      <w:r w:rsidRPr="00014C50">
        <w:rPr>
          <w:rFonts w:ascii="Arial" w:hAnsi="Arial" w:cs="Arial"/>
        </w:rPr>
        <w:t>ed</w:t>
      </w:r>
      <w:r w:rsidR="00D656A4" w:rsidRPr="00014C50">
        <w:rPr>
          <w:rFonts w:ascii="Arial" w:hAnsi="Arial" w:cs="Arial"/>
        </w:rPr>
        <w:t xml:space="preserve"> </w:t>
      </w:r>
      <w:r w:rsidRPr="00014C50">
        <w:rPr>
          <w:rFonts w:ascii="Arial" w:hAnsi="Arial" w:cs="Arial"/>
        </w:rPr>
        <w:t xml:space="preserve">through </w:t>
      </w:r>
      <w:r w:rsidR="00D656A4" w:rsidRPr="00014C50">
        <w:rPr>
          <w:rFonts w:ascii="Arial" w:hAnsi="Arial" w:cs="Arial"/>
        </w:rPr>
        <w:t>curatorship and programming</w:t>
      </w:r>
      <w:r w:rsidRPr="00014C50">
        <w:rPr>
          <w:rFonts w:ascii="Arial" w:hAnsi="Arial" w:cs="Arial"/>
        </w:rPr>
        <w:t>:</w:t>
      </w:r>
      <w:r w:rsidR="00D656A4" w:rsidRPr="00014C50">
        <w:rPr>
          <w:rFonts w:ascii="Arial" w:hAnsi="Arial" w:cs="Arial"/>
        </w:rPr>
        <w:t xml:space="preserve"> </w:t>
      </w:r>
      <w:r w:rsidRPr="00014C50">
        <w:rPr>
          <w:rFonts w:ascii="Arial" w:hAnsi="Arial" w:cs="Arial"/>
        </w:rPr>
        <w:t xml:space="preserve">tracks were selected carefully, arranged </w:t>
      </w:r>
      <w:r w:rsidR="00003C38" w:rsidRPr="00014C50">
        <w:rPr>
          <w:rFonts w:ascii="Arial" w:hAnsi="Arial" w:cs="Arial"/>
        </w:rPr>
        <w:t>in order</w:t>
      </w:r>
      <w:r w:rsidRPr="00014C50">
        <w:rPr>
          <w:rFonts w:ascii="Arial" w:hAnsi="Arial" w:cs="Arial"/>
        </w:rPr>
        <w:t xml:space="preserve">, </w:t>
      </w:r>
      <w:r w:rsidR="00003C38" w:rsidRPr="00014C50">
        <w:rPr>
          <w:rFonts w:ascii="Arial" w:hAnsi="Arial" w:cs="Arial"/>
        </w:rPr>
        <w:t xml:space="preserve">and then </w:t>
      </w:r>
      <w:r w:rsidRPr="00014C50">
        <w:rPr>
          <w:rFonts w:ascii="Arial" w:hAnsi="Arial" w:cs="Arial"/>
        </w:rPr>
        <w:t>assembled without technical incident.</w:t>
      </w:r>
      <w:r w:rsidR="00D656A4" w:rsidRPr="00014C50">
        <w:rPr>
          <w:rFonts w:ascii="Arial" w:hAnsi="Arial" w:cs="Arial"/>
        </w:rPr>
        <w:t xml:space="preserve"> In spruiking </w:t>
      </w:r>
      <w:r w:rsidRPr="00014C50">
        <w:rPr>
          <w:rFonts w:ascii="Arial" w:hAnsi="Arial" w:cs="Arial"/>
        </w:rPr>
        <w:t>the release</w:t>
      </w:r>
      <w:r w:rsidR="003A418D" w:rsidRPr="00014C50">
        <w:rPr>
          <w:rFonts w:ascii="Arial" w:hAnsi="Arial" w:cs="Arial"/>
        </w:rPr>
        <w:t>s,</w:t>
      </w:r>
      <w:r w:rsidR="00D656A4" w:rsidRPr="00014C50">
        <w:rPr>
          <w:rFonts w:ascii="Arial" w:hAnsi="Arial" w:cs="Arial"/>
        </w:rPr>
        <w:t xml:space="preserve"> </w:t>
      </w:r>
      <w:r w:rsidR="005F4BC0" w:rsidRPr="00014C50">
        <w:rPr>
          <w:rFonts w:ascii="Arial" w:hAnsi="Arial" w:cs="Arial"/>
        </w:rPr>
        <w:t xml:space="preserve">the matter of authenticity </w:t>
      </w:r>
      <w:r w:rsidR="00FB36E1" w:rsidRPr="00014C50">
        <w:rPr>
          <w:rFonts w:ascii="Arial" w:hAnsi="Arial" w:cs="Arial"/>
        </w:rPr>
        <w:t xml:space="preserve">was addressed </w:t>
      </w:r>
      <w:r w:rsidR="005F4BC0" w:rsidRPr="00014C50">
        <w:rPr>
          <w:rFonts w:ascii="Arial" w:hAnsi="Arial" w:cs="Arial"/>
        </w:rPr>
        <w:t xml:space="preserve">by </w:t>
      </w:r>
      <w:r w:rsidR="00D656A4" w:rsidRPr="00014C50">
        <w:rPr>
          <w:rFonts w:ascii="Arial" w:hAnsi="Arial" w:cs="Arial"/>
        </w:rPr>
        <w:t>emphasis</w:t>
      </w:r>
      <w:r w:rsidR="005F4BC0" w:rsidRPr="00014C50">
        <w:rPr>
          <w:rFonts w:ascii="Arial" w:hAnsi="Arial" w:cs="Arial"/>
        </w:rPr>
        <w:t>ing</w:t>
      </w:r>
      <w:r w:rsidR="00D656A4" w:rsidRPr="00014C50">
        <w:rPr>
          <w:rFonts w:ascii="Arial" w:hAnsi="Arial" w:cs="Arial"/>
        </w:rPr>
        <w:t xml:space="preserve"> that </w:t>
      </w:r>
      <w:r w:rsidRPr="00014C50">
        <w:rPr>
          <w:rFonts w:ascii="Arial" w:hAnsi="Arial" w:cs="Arial"/>
        </w:rPr>
        <w:t xml:space="preserve">the </w:t>
      </w:r>
      <w:r w:rsidR="00D656A4" w:rsidRPr="00014C50">
        <w:rPr>
          <w:rFonts w:ascii="Arial" w:hAnsi="Arial" w:cs="Arial"/>
        </w:rPr>
        <w:t>mix had been recorded without any post-performance editing</w:t>
      </w:r>
      <w:r w:rsidR="00E72132" w:rsidRPr="00014C50">
        <w:rPr>
          <w:rFonts w:ascii="Arial" w:hAnsi="Arial" w:cs="Arial"/>
        </w:rPr>
        <w:t>.</w:t>
      </w:r>
      <w:r w:rsidR="00D656A4" w:rsidRPr="00014C50">
        <w:rPr>
          <w:rFonts w:ascii="Arial" w:hAnsi="Arial" w:cs="Arial"/>
        </w:rPr>
        <w:t xml:space="preserve"> </w:t>
      </w:r>
      <w:r w:rsidR="005F4BC0" w:rsidRPr="00014C50">
        <w:rPr>
          <w:rFonts w:ascii="Arial" w:hAnsi="Arial" w:cs="Arial"/>
        </w:rPr>
        <w:t xml:space="preserve">As </w:t>
      </w:r>
      <w:r w:rsidR="00E72132" w:rsidRPr="00014C50">
        <w:rPr>
          <w:rFonts w:ascii="Arial" w:hAnsi="Arial" w:cs="Arial"/>
        </w:rPr>
        <w:t xml:space="preserve">the set was executed without </w:t>
      </w:r>
      <w:r w:rsidR="005242CD" w:rsidRPr="00014C50">
        <w:rPr>
          <w:rFonts w:ascii="Arial" w:hAnsi="Arial" w:cs="Arial"/>
        </w:rPr>
        <w:t xml:space="preserve">any </w:t>
      </w:r>
      <w:r w:rsidR="005F4BC0" w:rsidRPr="00014C50">
        <w:rPr>
          <w:rFonts w:ascii="Arial" w:hAnsi="Arial" w:cs="Arial"/>
        </w:rPr>
        <w:t xml:space="preserve">studio </w:t>
      </w:r>
      <w:r w:rsidR="00E72132" w:rsidRPr="00014C50">
        <w:rPr>
          <w:rFonts w:ascii="Arial" w:hAnsi="Arial" w:cs="Arial"/>
        </w:rPr>
        <w:t>tricks,</w:t>
      </w:r>
      <w:r w:rsidR="005242CD" w:rsidRPr="00014C50">
        <w:rPr>
          <w:rFonts w:ascii="Arial" w:hAnsi="Arial" w:cs="Arial"/>
        </w:rPr>
        <w:t xml:space="preserve"> it was </w:t>
      </w:r>
      <w:r w:rsidR="005242CD" w:rsidRPr="00014C50">
        <w:rPr>
          <w:rFonts w:ascii="Arial" w:hAnsi="Arial" w:cs="Arial"/>
          <w:i/>
          <w:iCs/>
        </w:rPr>
        <w:t>real</w:t>
      </w:r>
      <w:r w:rsidR="005242CD" w:rsidRPr="00014C50">
        <w:rPr>
          <w:rFonts w:ascii="Arial" w:hAnsi="Arial" w:cs="Arial"/>
        </w:rPr>
        <w:t xml:space="preserve"> DJing,</w:t>
      </w:r>
      <w:r w:rsidR="00E72132" w:rsidRPr="00014C50">
        <w:rPr>
          <w:rFonts w:ascii="Arial" w:hAnsi="Arial" w:cs="Arial"/>
        </w:rPr>
        <w:t xml:space="preserve"> </w:t>
      </w:r>
      <w:r w:rsidR="005242CD" w:rsidRPr="00014C50">
        <w:rPr>
          <w:rFonts w:ascii="Arial" w:hAnsi="Arial" w:cs="Arial"/>
        </w:rPr>
        <w:t xml:space="preserve">an honest representation of how the set </w:t>
      </w:r>
      <w:r w:rsidR="00D656A4" w:rsidRPr="00014C50">
        <w:rPr>
          <w:rFonts w:ascii="Arial" w:hAnsi="Arial" w:cs="Arial"/>
        </w:rPr>
        <w:t xml:space="preserve">would be </w:t>
      </w:r>
      <w:r w:rsidR="00E72132" w:rsidRPr="00014C50">
        <w:rPr>
          <w:rFonts w:ascii="Arial" w:hAnsi="Arial" w:cs="Arial"/>
        </w:rPr>
        <w:t xml:space="preserve">performed </w:t>
      </w:r>
      <w:r w:rsidR="00D656A4" w:rsidRPr="00014C50">
        <w:rPr>
          <w:rFonts w:ascii="Arial" w:hAnsi="Arial" w:cs="Arial"/>
        </w:rPr>
        <w:t>live</w:t>
      </w:r>
      <w:r w:rsidRPr="00014C50">
        <w:rPr>
          <w:rFonts w:ascii="Arial" w:hAnsi="Arial" w:cs="Arial"/>
        </w:rPr>
        <w:t>.</w:t>
      </w:r>
      <w:r w:rsidR="00E72132" w:rsidRPr="00014C50">
        <w:rPr>
          <w:rFonts w:ascii="Arial" w:hAnsi="Arial" w:cs="Arial"/>
        </w:rPr>
        <w:t xml:space="preserve"> This approach is embedded with nostalgia</w:t>
      </w:r>
      <w:r w:rsidR="009841B5">
        <w:rPr>
          <w:rFonts w:ascii="Arial" w:hAnsi="Arial" w:cs="Arial"/>
        </w:rPr>
        <w:t xml:space="preserve">, </w:t>
      </w:r>
      <w:r w:rsidR="00E72132" w:rsidRPr="00014C50">
        <w:rPr>
          <w:rFonts w:ascii="Arial" w:hAnsi="Arial" w:cs="Arial"/>
        </w:rPr>
        <w:t>more</w:t>
      </w:r>
      <w:r w:rsidR="009841B5">
        <w:rPr>
          <w:rFonts w:ascii="Arial" w:hAnsi="Arial" w:cs="Arial"/>
        </w:rPr>
        <w:t xml:space="preserve"> </w:t>
      </w:r>
      <w:r w:rsidR="00E72132" w:rsidRPr="00014C50">
        <w:rPr>
          <w:rFonts w:ascii="Arial" w:hAnsi="Arial" w:cs="Arial"/>
        </w:rPr>
        <w:t xml:space="preserve">like </w:t>
      </w:r>
      <w:r w:rsidR="006D176B" w:rsidRPr="00014C50">
        <w:rPr>
          <w:rFonts w:ascii="Arial" w:hAnsi="Arial" w:cs="Arial"/>
        </w:rPr>
        <w:t xml:space="preserve">a </w:t>
      </w:r>
      <w:r w:rsidR="009E57E4" w:rsidRPr="00014C50">
        <w:rPr>
          <w:rFonts w:ascii="Arial" w:hAnsi="Arial" w:cs="Arial"/>
        </w:rPr>
        <w:t xml:space="preserve">direct-to-disc </w:t>
      </w:r>
      <w:r w:rsidR="00E72132" w:rsidRPr="00014C50">
        <w:rPr>
          <w:rFonts w:ascii="Arial" w:hAnsi="Arial" w:cs="Arial"/>
        </w:rPr>
        <w:t xml:space="preserve">recording of Frank Sinatra and </w:t>
      </w:r>
      <w:r w:rsidR="005F4BC0" w:rsidRPr="00014C50">
        <w:rPr>
          <w:rFonts w:ascii="Arial" w:hAnsi="Arial" w:cs="Arial"/>
        </w:rPr>
        <w:t xml:space="preserve">his </w:t>
      </w:r>
      <w:r w:rsidR="006D176B" w:rsidRPr="00014C50">
        <w:rPr>
          <w:rFonts w:ascii="Arial" w:hAnsi="Arial" w:cs="Arial"/>
        </w:rPr>
        <w:t xml:space="preserve">orchestra </w:t>
      </w:r>
      <w:r w:rsidR="00E72132" w:rsidRPr="00014C50">
        <w:rPr>
          <w:rFonts w:ascii="Arial" w:hAnsi="Arial" w:cs="Arial"/>
        </w:rPr>
        <w:t>in the 19</w:t>
      </w:r>
      <w:r w:rsidR="006D176B" w:rsidRPr="00014C50">
        <w:rPr>
          <w:rFonts w:ascii="Arial" w:hAnsi="Arial" w:cs="Arial"/>
        </w:rPr>
        <w:t>4</w:t>
      </w:r>
      <w:r w:rsidR="00E72132" w:rsidRPr="00014C50">
        <w:rPr>
          <w:rFonts w:ascii="Arial" w:hAnsi="Arial" w:cs="Arial"/>
        </w:rPr>
        <w:t>0s</w:t>
      </w:r>
      <w:r w:rsidR="009E57E4" w:rsidRPr="00014C50">
        <w:rPr>
          <w:rFonts w:ascii="Arial" w:hAnsi="Arial" w:cs="Arial"/>
        </w:rPr>
        <w:t>-1950s</w:t>
      </w:r>
      <w:r w:rsidR="00FB69B8" w:rsidRPr="00014C50">
        <w:rPr>
          <w:rFonts w:ascii="Arial" w:hAnsi="Arial" w:cs="Arial"/>
        </w:rPr>
        <w:t xml:space="preserve"> (</w:t>
      </w:r>
      <w:proofErr w:type="spellStart"/>
      <w:r w:rsidR="006D176B" w:rsidRPr="00014C50">
        <w:rPr>
          <w:rFonts w:ascii="Arial" w:hAnsi="Arial" w:cs="Arial"/>
        </w:rPr>
        <w:t>Granata</w:t>
      </w:r>
      <w:proofErr w:type="spellEnd"/>
      <w:r w:rsidR="006D176B" w:rsidRPr="00014C50">
        <w:rPr>
          <w:rFonts w:ascii="Arial" w:hAnsi="Arial" w:cs="Arial"/>
        </w:rPr>
        <w:t xml:space="preserve"> </w:t>
      </w:r>
      <w:r w:rsidR="002A3FA8" w:rsidRPr="00014C50">
        <w:rPr>
          <w:rFonts w:ascii="Arial" w:hAnsi="Arial" w:cs="Arial"/>
        </w:rPr>
        <w:t>2004</w:t>
      </w:r>
      <w:r w:rsidR="006D176B" w:rsidRPr="00014C50">
        <w:rPr>
          <w:rFonts w:ascii="Arial" w:hAnsi="Arial" w:cs="Arial"/>
        </w:rPr>
        <w:t xml:space="preserve">, </w:t>
      </w:r>
      <w:r w:rsidR="00344CE5" w:rsidRPr="00014C50">
        <w:rPr>
          <w:rFonts w:ascii="Arial" w:hAnsi="Arial" w:cs="Arial"/>
        </w:rPr>
        <w:t xml:space="preserve">pp. </w:t>
      </w:r>
      <w:r w:rsidR="006D176B" w:rsidRPr="00014C50">
        <w:rPr>
          <w:rFonts w:ascii="Arial" w:hAnsi="Arial" w:cs="Arial"/>
        </w:rPr>
        <w:t>37-38</w:t>
      </w:r>
      <w:r w:rsidR="00FB69B8" w:rsidRPr="00014C50">
        <w:rPr>
          <w:rFonts w:ascii="Arial" w:hAnsi="Arial" w:cs="Arial"/>
        </w:rPr>
        <w:t>)</w:t>
      </w:r>
      <w:r w:rsidR="00E72132" w:rsidRPr="00014C50">
        <w:rPr>
          <w:rFonts w:ascii="Arial" w:hAnsi="Arial" w:cs="Arial"/>
        </w:rPr>
        <w:t xml:space="preserve"> than </w:t>
      </w:r>
      <w:proofErr w:type="spellStart"/>
      <w:r w:rsidR="00E72132" w:rsidRPr="00014C50">
        <w:rPr>
          <w:rFonts w:ascii="Arial" w:hAnsi="Arial" w:cs="Arial"/>
          <w:i/>
          <w:iCs/>
        </w:rPr>
        <w:t>Sgt.</w:t>
      </w:r>
      <w:proofErr w:type="spellEnd"/>
      <w:r w:rsidR="00E72132" w:rsidRPr="00014C50">
        <w:rPr>
          <w:rFonts w:ascii="Arial" w:hAnsi="Arial" w:cs="Arial"/>
          <w:i/>
          <w:iCs/>
        </w:rPr>
        <w:t xml:space="preserve"> Pepper</w:t>
      </w:r>
      <w:r w:rsidR="009E57E4" w:rsidRPr="00014C50">
        <w:rPr>
          <w:rFonts w:ascii="Arial" w:hAnsi="Arial" w:cs="Arial"/>
        </w:rPr>
        <w:t>’s 700 hours of production using multi-track tape</w:t>
      </w:r>
      <w:r w:rsidR="00E72132" w:rsidRPr="00014C50">
        <w:rPr>
          <w:rFonts w:ascii="Arial" w:hAnsi="Arial" w:cs="Arial"/>
        </w:rPr>
        <w:t>.</w:t>
      </w:r>
      <w:r w:rsidR="00D656A4" w:rsidRPr="00014C50">
        <w:rPr>
          <w:rFonts w:ascii="Arial" w:hAnsi="Arial" w:cs="Arial"/>
        </w:rPr>
        <w:t xml:space="preserve"> </w:t>
      </w:r>
    </w:p>
    <w:p w14:paraId="652DD3EA" w14:textId="6D6B9DD6" w:rsidR="00F319D2" w:rsidRPr="00014C50" w:rsidRDefault="00F319D2" w:rsidP="00D8289F">
      <w:pPr>
        <w:jc w:val="both"/>
        <w:rPr>
          <w:rFonts w:ascii="Arial" w:hAnsi="Arial" w:cs="Arial"/>
        </w:rPr>
      </w:pPr>
    </w:p>
    <w:p w14:paraId="54930930" w14:textId="6B6E9C02" w:rsidR="002120DB" w:rsidRPr="00876CEA" w:rsidRDefault="002120DB" w:rsidP="005B5B56">
      <w:pPr>
        <w:pStyle w:val="Heading2"/>
        <w:rPr>
          <w:rFonts w:ascii="Arial" w:hAnsi="Arial" w:cs="Arial"/>
          <w:sz w:val="24"/>
          <w:szCs w:val="24"/>
        </w:rPr>
      </w:pPr>
      <w:r w:rsidRPr="00876CEA">
        <w:rPr>
          <w:rFonts w:ascii="Arial" w:hAnsi="Arial" w:cs="Arial"/>
          <w:sz w:val="24"/>
          <w:szCs w:val="24"/>
        </w:rPr>
        <w:t>Real Time, Online</w:t>
      </w:r>
    </w:p>
    <w:p w14:paraId="0D63F15D" w14:textId="69142A2B" w:rsidR="002120DB" w:rsidRPr="00014C50" w:rsidRDefault="002120DB" w:rsidP="00D8289F">
      <w:pPr>
        <w:jc w:val="center"/>
        <w:rPr>
          <w:rFonts w:ascii="Arial" w:hAnsi="Arial" w:cs="Arial"/>
        </w:rPr>
      </w:pPr>
    </w:p>
    <w:p w14:paraId="768D61B9" w14:textId="55EB2F45" w:rsidR="00137909" w:rsidRPr="00014C50" w:rsidRDefault="00000000" w:rsidP="00D8289F">
      <w:pPr>
        <w:jc w:val="center"/>
        <w:rPr>
          <w:rFonts w:ascii="Arial" w:hAnsi="Arial" w:cs="Arial"/>
        </w:rPr>
      </w:pPr>
      <w:hyperlink r:id="rId18" w:history="1">
        <w:r w:rsidR="00137909" w:rsidRPr="00014C50">
          <w:rPr>
            <w:rStyle w:val="Hyperlink"/>
            <w:rFonts w:ascii="Arial" w:hAnsi="Arial" w:cs="Arial"/>
          </w:rPr>
          <w:t>Full Set (2)</w:t>
        </w:r>
      </w:hyperlink>
    </w:p>
    <w:p w14:paraId="2A79C2AA" w14:textId="77777777" w:rsidR="00000FCE" w:rsidRPr="00014C50" w:rsidRDefault="00000FCE" w:rsidP="00D8289F">
      <w:pPr>
        <w:jc w:val="both"/>
        <w:rPr>
          <w:rFonts w:ascii="Arial" w:hAnsi="Arial" w:cs="Arial"/>
        </w:rPr>
      </w:pPr>
    </w:p>
    <w:p w14:paraId="1A14D322" w14:textId="3CDD2A36" w:rsidR="00AC0129" w:rsidRPr="00014C50" w:rsidRDefault="00EE485D" w:rsidP="00D8289F">
      <w:pPr>
        <w:jc w:val="both"/>
        <w:rPr>
          <w:rFonts w:ascii="Arial" w:hAnsi="Arial" w:cs="Arial"/>
          <w:color w:val="000000"/>
          <w:shd w:val="clear" w:color="auto" w:fill="FFFFFF"/>
        </w:rPr>
      </w:pPr>
      <w:r w:rsidRPr="00014C50">
        <w:rPr>
          <w:rFonts w:ascii="Arial" w:hAnsi="Arial" w:cs="Arial"/>
          <w:i/>
          <w:iCs/>
        </w:rPr>
        <w:t xml:space="preserve">Real Time, </w:t>
      </w:r>
      <w:proofErr w:type="gramStart"/>
      <w:r w:rsidRPr="00014C50">
        <w:rPr>
          <w:rFonts w:ascii="Arial" w:hAnsi="Arial" w:cs="Arial"/>
          <w:i/>
          <w:iCs/>
        </w:rPr>
        <w:t>Online</w:t>
      </w:r>
      <w:proofErr w:type="gramEnd"/>
      <w:r w:rsidRPr="00014C50">
        <w:rPr>
          <w:rFonts w:ascii="Arial" w:hAnsi="Arial" w:cs="Arial"/>
        </w:rPr>
        <w:t xml:space="preserve"> </w:t>
      </w:r>
      <w:r w:rsidR="00FB69B8" w:rsidRPr="00014C50">
        <w:rPr>
          <w:rFonts w:ascii="Arial" w:hAnsi="Arial" w:cs="Arial"/>
        </w:rPr>
        <w:t xml:space="preserve">deployed a </w:t>
      </w:r>
      <w:r w:rsidRPr="00014C50">
        <w:rPr>
          <w:rFonts w:ascii="Arial" w:hAnsi="Arial" w:cs="Arial"/>
        </w:rPr>
        <w:t>modern approach</w:t>
      </w:r>
      <w:r w:rsidR="00FB69B8" w:rsidRPr="00014C50">
        <w:rPr>
          <w:rFonts w:ascii="Arial" w:hAnsi="Arial" w:cs="Arial"/>
        </w:rPr>
        <w:t xml:space="preserve"> to DJing</w:t>
      </w:r>
      <w:r w:rsidR="00740436" w:rsidRPr="00014C50">
        <w:rPr>
          <w:rFonts w:ascii="Arial" w:hAnsi="Arial" w:cs="Arial"/>
        </w:rPr>
        <w:t xml:space="preserve"> that was inspired by the LG format discussed earlier: un-arranged, loop-based tracks were assembled in real-time</w:t>
      </w:r>
      <w:r w:rsidRPr="00014C50">
        <w:rPr>
          <w:rFonts w:ascii="Arial" w:hAnsi="Arial" w:cs="Arial"/>
        </w:rPr>
        <w:t xml:space="preserve">. </w:t>
      </w:r>
      <w:r w:rsidR="00740436" w:rsidRPr="00014C50">
        <w:rPr>
          <w:rFonts w:ascii="Arial" w:hAnsi="Arial" w:cs="Arial"/>
        </w:rPr>
        <w:t xml:space="preserve">Performed across six channels and held together by sync, records and turntables were replaced by three channels of pre-recorded audio and accompanied by three more </w:t>
      </w:r>
      <w:r w:rsidR="005B3AF2" w:rsidRPr="00014C50">
        <w:rPr>
          <w:rFonts w:ascii="Arial" w:hAnsi="Arial" w:cs="Arial"/>
        </w:rPr>
        <w:t xml:space="preserve">channels </w:t>
      </w:r>
      <w:r w:rsidR="00740436" w:rsidRPr="00014C50">
        <w:rPr>
          <w:rFonts w:ascii="Arial" w:hAnsi="Arial" w:cs="Arial"/>
        </w:rPr>
        <w:t xml:space="preserve">of </w:t>
      </w:r>
      <w:r w:rsidR="005B3AF2" w:rsidRPr="00014C50">
        <w:rPr>
          <w:rFonts w:ascii="Arial" w:hAnsi="Arial" w:cs="Arial"/>
        </w:rPr>
        <w:t>electronic instruments</w:t>
      </w:r>
      <w:r w:rsidR="00740436" w:rsidRPr="00014C50">
        <w:rPr>
          <w:rFonts w:ascii="Arial" w:hAnsi="Arial" w:cs="Arial"/>
        </w:rPr>
        <w:t xml:space="preserve">. </w:t>
      </w:r>
      <w:r w:rsidR="00876CEA">
        <w:rPr>
          <w:rFonts w:ascii="Arial" w:hAnsi="Arial" w:cs="Arial"/>
        </w:rPr>
        <w:t>I</w:t>
      </w:r>
      <w:r w:rsidR="004601CF" w:rsidRPr="00014C50">
        <w:rPr>
          <w:rFonts w:ascii="Arial" w:hAnsi="Arial" w:cs="Arial"/>
        </w:rPr>
        <w:t>n June 2020</w:t>
      </w:r>
      <w:r w:rsidR="004601CF">
        <w:rPr>
          <w:rFonts w:ascii="Arial" w:hAnsi="Arial" w:cs="Arial"/>
        </w:rPr>
        <w:t>, w</w:t>
      </w:r>
      <w:r w:rsidR="00740436" w:rsidRPr="00014C50">
        <w:rPr>
          <w:rFonts w:ascii="Arial" w:hAnsi="Arial" w:cs="Arial"/>
        </w:rPr>
        <w:t xml:space="preserve">ith support from the City of Melbourne’s </w:t>
      </w:r>
      <w:r w:rsidR="00740436" w:rsidRPr="00014C50">
        <w:rPr>
          <w:rFonts w:ascii="Arial" w:hAnsi="Arial" w:cs="Arial"/>
          <w:i/>
          <w:iCs/>
        </w:rPr>
        <w:t>Covid-19 Quick Response Arts Grants</w:t>
      </w:r>
      <w:r w:rsidR="00740436" w:rsidRPr="00014C50">
        <w:rPr>
          <w:rFonts w:ascii="Arial" w:hAnsi="Arial" w:cs="Arial"/>
        </w:rPr>
        <w:t>,</w:t>
      </w:r>
      <w:r w:rsidR="00740436" w:rsidRPr="00014C50">
        <w:rPr>
          <w:rStyle w:val="FootnoteReference"/>
          <w:rFonts w:ascii="Arial" w:hAnsi="Arial" w:cs="Arial"/>
        </w:rPr>
        <w:footnoteReference w:id="6"/>
      </w:r>
      <w:r w:rsidR="00740436" w:rsidRPr="00014C50">
        <w:rPr>
          <w:rFonts w:ascii="Arial" w:hAnsi="Arial" w:cs="Arial"/>
        </w:rPr>
        <w:t xml:space="preserve"> the set </w:t>
      </w:r>
      <w:r w:rsidR="006E2C53" w:rsidRPr="00014C50">
        <w:rPr>
          <w:rFonts w:ascii="Arial" w:hAnsi="Arial" w:cs="Arial"/>
        </w:rPr>
        <w:t xml:space="preserve">premiered </w:t>
      </w:r>
      <w:r w:rsidR="00740436" w:rsidRPr="00014C50">
        <w:rPr>
          <w:rFonts w:ascii="Arial" w:hAnsi="Arial" w:cs="Arial"/>
        </w:rPr>
        <w:t xml:space="preserve">via Facebook Live. </w:t>
      </w:r>
      <w:r w:rsidR="006E2C53" w:rsidRPr="00014C50">
        <w:rPr>
          <w:rFonts w:ascii="Arial" w:hAnsi="Arial" w:cs="Arial"/>
        </w:rPr>
        <w:t>The</w:t>
      </w:r>
      <w:r w:rsidR="00CB45D7" w:rsidRPr="00014C50">
        <w:rPr>
          <w:rFonts w:ascii="Arial" w:hAnsi="Arial" w:cs="Arial"/>
        </w:rPr>
        <w:t xml:space="preserve"> funding proposal demonstrated how ideas for the craft had changed: “</w:t>
      </w:r>
      <w:r w:rsidR="00CB45D7" w:rsidRPr="00014C50">
        <w:rPr>
          <w:rFonts w:ascii="Arial" w:hAnsi="Arial" w:cs="Arial"/>
          <w:color w:val="000000"/>
          <w:shd w:val="clear" w:color="auto" w:fill="FFFFFF"/>
        </w:rPr>
        <w:t xml:space="preserve">real time audio and video synthesis merges with the artist's own form in a multimedia broadcast that cannot be replicated and will exist only online.” Authenticity in this performance was not connected to format or curatorship, but to time and place: the combined sum of pre-recorded audio and improvised accompaniment would be unique to the moment of assembly. </w:t>
      </w:r>
      <w:r w:rsidR="00740436" w:rsidRPr="00014C50">
        <w:rPr>
          <w:rFonts w:ascii="Arial" w:hAnsi="Arial" w:cs="Arial"/>
        </w:rPr>
        <w:t xml:space="preserve">The intent for </w:t>
      </w:r>
      <w:r w:rsidR="00740436" w:rsidRPr="00014C50">
        <w:rPr>
          <w:rFonts w:ascii="Arial" w:hAnsi="Arial" w:cs="Arial"/>
          <w:i/>
          <w:iCs/>
        </w:rPr>
        <w:t>RTO</w:t>
      </w:r>
      <w:r w:rsidR="00740436" w:rsidRPr="00014C50">
        <w:rPr>
          <w:rFonts w:ascii="Arial" w:hAnsi="Arial" w:cs="Arial"/>
        </w:rPr>
        <w:t xml:space="preserve"> was to push the boundaries of DJing as far as possible</w:t>
      </w:r>
      <w:r w:rsidR="00361CA3" w:rsidRPr="00014C50">
        <w:rPr>
          <w:rFonts w:ascii="Arial" w:hAnsi="Arial" w:cs="Arial"/>
        </w:rPr>
        <w:t xml:space="preserve">, </w:t>
      </w:r>
      <w:r w:rsidR="00740436" w:rsidRPr="00014C50">
        <w:rPr>
          <w:rFonts w:ascii="Arial" w:hAnsi="Arial" w:cs="Arial"/>
        </w:rPr>
        <w:t>as Hawtin infer</w:t>
      </w:r>
      <w:r w:rsidR="00CB45D7" w:rsidRPr="00014C50">
        <w:rPr>
          <w:rFonts w:ascii="Arial" w:hAnsi="Arial" w:cs="Arial"/>
        </w:rPr>
        <w:t>red</w:t>
      </w:r>
      <w:r w:rsidR="00740436" w:rsidRPr="00014C50">
        <w:rPr>
          <w:rFonts w:ascii="Arial" w:hAnsi="Arial" w:cs="Arial"/>
        </w:rPr>
        <w:t>, allow</w:t>
      </w:r>
      <w:r w:rsidR="00361CA3" w:rsidRPr="00014C50">
        <w:rPr>
          <w:rFonts w:ascii="Arial" w:hAnsi="Arial" w:cs="Arial"/>
        </w:rPr>
        <w:t>ing</w:t>
      </w:r>
      <w:r w:rsidR="00740436" w:rsidRPr="00014C50">
        <w:rPr>
          <w:rFonts w:ascii="Arial" w:hAnsi="Arial" w:cs="Arial"/>
        </w:rPr>
        <w:t xml:space="preserve"> </w:t>
      </w:r>
      <w:r w:rsidR="00361CA3" w:rsidRPr="00014C50">
        <w:rPr>
          <w:rFonts w:ascii="Arial" w:hAnsi="Arial" w:cs="Arial"/>
        </w:rPr>
        <w:t xml:space="preserve">the </w:t>
      </w:r>
      <w:r w:rsidR="00740436" w:rsidRPr="00014C50">
        <w:rPr>
          <w:rFonts w:ascii="Arial" w:hAnsi="Arial" w:cs="Arial"/>
        </w:rPr>
        <w:t>DJ to do “something else” (</w:t>
      </w:r>
      <w:proofErr w:type="spellStart"/>
      <w:r w:rsidR="00740436" w:rsidRPr="00014C50">
        <w:rPr>
          <w:rFonts w:ascii="Arial" w:hAnsi="Arial" w:cs="Arial"/>
        </w:rPr>
        <w:t>Gholz</w:t>
      </w:r>
      <w:proofErr w:type="spellEnd"/>
      <w:r w:rsidR="00740436" w:rsidRPr="00014C50">
        <w:rPr>
          <w:rFonts w:ascii="Arial" w:hAnsi="Arial" w:cs="Arial"/>
        </w:rPr>
        <w:t xml:space="preserve"> 2011, </w:t>
      </w:r>
      <w:r w:rsidR="00344CE5" w:rsidRPr="00014C50">
        <w:rPr>
          <w:rFonts w:ascii="Arial" w:hAnsi="Arial" w:cs="Arial"/>
        </w:rPr>
        <w:t xml:space="preserve">p. </w:t>
      </w:r>
      <w:r w:rsidR="00740436" w:rsidRPr="00014C50">
        <w:rPr>
          <w:rFonts w:ascii="Arial" w:hAnsi="Arial" w:cs="Arial"/>
        </w:rPr>
        <w:t>59).</w:t>
      </w:r>
    </w:p>
    <w:p w14:paraId="084FC171" w14:textId="77777777" w:rsidR="00D656A4" w:rsidRPr="00014C50" w:rsidRDefault="00D656A4" w:rsidP="00D8289F">
      <w:pPr>
        <w:jc w:val="both"/>
        <w:rPr>
          <w:rFonts w:ascii="Arial" w:hAnsi="Arial" w:cs="Arial"/>
        </w:rPr>
      </w:pPr>
    </w:p>
    <w:p w14:paraId="05EAAE87" w14:textId="3A53A56F" w:rsidR="002120DB" w:rsidRPr="00D2307F" w:rsidRDefault="004F4880" w:rsidP="005B5B56">
      <w:pPr>
        <w:pStyle w:val="Heading2"/>
        <w:rPr>
          <w:rFonts w:ascii="Arial" w:hAnsi="Arial" w:cs="Arial"/>
          <w:sz w:val="24"/>
          <w:szCs w:val="24"/>
        </w:rPr>
      </w:pPr>
      <w:r w:rsidRPr="00D2307F">
        <w:rPr>
          <w:rFonts w:ascii="Arial" w:hAnsi="Arial" w:cs="Arial"/>
          <w:sz w:val="24"/>
          <w:szCs w:val="24"/>
        </w:rPr>
        <w:t>Pre-Production</w:t>
      </w:r>
    </w:p>
    <w:p w14:paraId="35FE758E" w14:textId="0C6F4435" w:rsidR="004F4880" w:rsidRPr="00014C50" w:rsidRDefault="004F4880" w:rsidP="00D8289F">
      <w:pPr>
        <w:jc w:val="both"/>
        <w:rPr>
          <w:rFonts w:ascii="Arial" w:hAnsi="Arial" w:cs="Arial"/>
        </w:rPr>
      </w:pPr>
    </w:p>
    <w:p w14:paraId="5D68E633" w14:textId="75E64D87" w:rsidR="005E4A05" w:rsidRPr="00014C50" w:rsidRDefault="004F4880" w:rsidP="00D8289F">
      <w:pPr>
        <w:jc w:val="both"/>
        <w:rPr>
          <w:rFonts w:ascii="Arial" w:hAnsi="Arial" w:cs="Arial"/>
        </w:rPr>
      </w:pPr>
      <w:r w:rsidRPr="00014C50">
        <w:rPr>
          <w:rFonts w:ascii="Arial" w:hAnsi="Arial" w:cs="Arial"/>
        </w:rPr>
        <w:t xml:space="preserve">Most of the audio used in </w:t>
      </w:r>
      <w:r w:rsidRPr="00014C50">
        <w:rPr>
          <w:rFonts w:ascii="Arial" w:hAnsi="Arial" w:cs="Arial"/>
          <w:i/>
          <w:iCs/>
        </w:rPr>
        <w:t>RTO</w:t>
      </w:r>
      <w:r w:rsidRPr="00014C50">
        <w:rPr>
          <w:rFonts w:ascii="Arial" w:hAnsi="Arial" w:cs="Arial"/>
        </w:rPr>
        <w:t xml:space="preserve"> was recorded at Melbourne Electronic Sound Studio (MESS</w:t>
      </w:r>
      <w:r w:rsidR="00A07DCC" w:rsidRPr="00014C50">
        <w:rPr>
          <w:rFonts w:ascii="Arial" w:hAnsi="Arial" w:cs="Arial"/>
        </w:rPr>
        <w:t xml:space="preserve">), </w:t>
      </w:r>
      <w:r w:rsidRPr="00014C50">
        <w:rPr>
          <w:rFonts w:ascii="Arial" w:hAnsi="Arial" w:cs="Arial"/>
        </w:rPr>
        <w:t>in front of unfamiliar instrument</w:t>
      </w:r>
      <w:r w:rsidR="00252D5F" w:rsidRPr="00014C50">
        <w:rPr>
          <w:rFonts w:ascii="Arial" w:hAnsi="Arial" w:cs="Arial"/>
        </w:rPr>
        <w:t>s</w:t>
      </w:r>
      <w:r w:rsidR="00BD1998" w:rsidRPr="00014C50">
        <w:rPr>
          <w:rFonts w:ascii="Arial" w:hAnsi="Arial" w:cs="Arial"/>
        </w:rPr>
        <w:t xml:space="preserve"> such as Moog</w:t>
      </w:r>
      <w:r w:rsidR="00252D5F" w:rsidRPr="00014C50">
        <w:rPr>
          <w:rFonts w:ascii="Arial" w:hAnsi="Arial" w:cs="Arial"/>
        </w:rPr>
        <w:t>’s</w:t>
      </w:r>
      <w:r w:rsidR="00BD1998" w:rsidRPr="00014C50">
        <w:rPr>
          <w:rFonts w:ascii="Arial" w:hAnsi="Arial" w:cs="Arial"/>
        </w:rPr>
        <w:t xml:space="preserve"> System 55 or Buchla</w:t>
      </w:r>
      <w:r w:rsidR="00252D5F" w:rsidRPr="00014C50">
        <w:rPr>
          <w:rFonts w:ascii="Arial" w:hAnsi="Arial" w:cs="Arial"/>
        </w:rPr>
        <w:t>’s</w:t>
      </w:r>
      <w:r w:rsidR="00BD1998" w:rsidRPr="00014C50">
        <w:rPr>
          <w:rFonts w:ascii="Arial" w:hAnsi="Arial" w:cs="Arial"/>
        </w:rPr>
        <w:t xml:space="preserve"> 200 modular system</w:t>
      </w:r>
      <w:r w:rsidRPr="00014C50">
        <w:rPr>
          <w:rFonts w:ascii="Arial" w:hAnsi="Arial" w:cs="Arial"/>
        </w:rPr>
        <w:t xml:space="preserve">, with </w:t>
      </w:r>
      <w:r w:rsidR="00252D5F" w:rsidRPr="00014C50">
        <w:rPr>
          <w:rFonts w:ascii="Arial" w:hAnsi="Arial" w:cs="Arial"/>
        </w:rPr>
        <w:t xml:space="preserve">their </w:t>
      </w:r>
      <w:r w:rsidRPr="00014C50">
        <w:rPr>
          <w:rFonts w:ascii="Arial" w:hAnsi="Arial" w:cs="Arial"/>
        </w:rPr>
        <w:t xml:space="preserve">audio output routed into Ableton Live. With recording enabled, sampling, re-sampling, and programming </w:t>
      </w:r>
      <w:r w:rsidR="006E2C53" w:rsidRPr="00014C50">
        <w:rPr>
          <w:rFonts w:ascii="Arial" w:hAnsi="Arial" w:cs="Arial"/>
        </w:rPr>
        <w:t xml:space="preserve">began </w:t>
      </w:r>
      <w:r w:rsidRPr="00014C50">
        <w:rPr>
          <w:rFonts w:ascii="Arial" w:hAnsi="Arial" w:cs="Arial"/>
        </w:rPr>
        <w:t>immediately</w:t>
      </w:r>
      <w:r w:rsidR="00252D5F" w:rsidRPr="00014C50">
        <w:rPr>
          <w:rFonts w:ascii="Arial" w:hAnsi="Arial" w:cs="Arial"/>
        </w:rPr>
        <w:t>.</w:t>
      </w:r>
      <w:r w:rsidRPr="00014C50">
        <w:rPr>
          <w:rFonts w:ascii="Arial" w:hAnsi="Arial" w:cs="Arial"/>
        </w:rPr>
        <w:t xml:space="preserve"> </w:t>
      </w:r>
      <w:r w:rsidR="00252D5F" w:rsidRPr="00014C50">
        <w:rPr>
          <w:rFonts w:ascii="Arial" w:hAnsi="Arial" w:cs="Arial"/>
        </w:rPr>
        <w:t>P</w:t>
      </w:r>
      <w:r w:rsidRPr="00014C50">
        <w:rPr>
          <w:rFonts w:ascii="Arial" w:hAnsi="Arial" w:cs="Arial"/>
        </w:rPr>
        <w:t xml:space="preserve">assages of audio </w:t>
      </w:r>
      <w:r w:rsidR="00252D5F" w:rsidRPr="00014C50">
        <w:rPr>
          <w:rFonts w:ascii="Arial" w:hAnsi="Arial" w:cs="Arial"/>
        </w:rPr>
        <w:t xml:space="preserve">were </w:t>
      </w:r>
      <w:r w:rsidRPr="00014C50">
        <w:rPr>
          <w:rFonts w:ascii="Arial" w:hAnsi="Arial" w:cs="Arial"/>
        </w:rPr>
        <w:t>duplicated, edited, looped</w:t>
      </w:r>
      <w:r w:rsidR="009E7A37" w:rsidRPr="00014C50">
        <w:rPr>
          <w:rFonts w:ascii="Arial" w:hAnsi="Arial" w:cs="Arial"/>
        </w:rPr>
        <w:t>,</w:t>
      </w:r>
      <w:r w:rsidRPr="00014C50">
        <w:rPr>
          <w:rFonts w:ascii="Arial" w:hAnsi="Arial" w:cs="Arial"/>
        </w:rPr>
        <w:t xml:space="preserve"> and layered alongside subsequent overdubs. </w:t>
      </w:r>
      <w:r w:rsidR="00C61A20" w:rsidRPr="00014C50">
        <w:rPr>
          <w:rFonts w:ascii="Arial" w:hAnsi="Arial" w:cs="Arial"/>
        </w:rPr>
        <w:t>The n</w:t>
      </w:r>
      <w:r w:rsidR="00CD11A5" w:rsidRPr="00014C50">
        <w:rPr>
          <w:rFonts w:ascii="Arial" w:hAnsi="Arial" w:cs="Arial"/>
        </w:rPr>
        <w:t xml:space="preserve">ew </w:t>
      </w:r>
      <w:r w:rsidR="00C61A20" w:rsidRPr="00014C50">
        <w:rPr>
          <w:rFonts w:ascii="Arial" w:hAnsi="Arial" w:cs="Arial"/>
        </w:rPr>
        <w:t xml:space="preserve">ideas that emerged </w:t>
      </w:r>
      <w:r w:rsidR="00CD11A5" w:rsidRPr="00014C50">
        <w:rPr>
          <w:rFonts w:ascii="Arial" w:hAnsi="Arial" w:cs="Arial"/>
        </w:rPr>
        <w:t>through that process</w:t>
      </w:r>
      <w:r w:rsidRPr="00014C50">
        <w:rPr>
          <w:rFonts w:ascii="Arial" w:hAnsi="Arial" w:cs="Arial"/>
        </w:rPr>
        <w:t xml:space="preserve"> </w:t>
      </w:r>
      <w:r w:rsidR="00CD11A5" w:rsidRPr="00014C50">
        <w:rPr>
          <w:rFonts w:ascii="Arial" w:hAnsi="Arial" w:cs="Arial"/>
        </w:rPr>
        <w:t>were saved as versions</w:t>
      </w:r>
      <w:r w:rsidRPr="00014C50">
        <w:rPr>
          <w:rFonts w:ascii="Arial" w:hAnsi="Arial" w:cs="Arial"/>
        </w:rPr>
        <w:t xml:space="preserve">, leaving the previous session intact and creating a new virtual sketch. </w:t>
      </w:r>
      <w:r w:rsidR="00CD11A5" w:rsidRPr="00014C50">
        <w:rPr>
          <w:rFonts w:ascii="Arial" w:hAnsi="Arial" w:cs="Arial"/>
        </w:rPr>
        <w:t xml:space="preserve">The best of </w:t>
      </w:r>
      <w:r w:rsidRPr="00014C50">
        <w:rPr>
          <w:rFonts w:ascii="Arial" w:hAnsi="Arial" w:cs="Arial"/>
        </w:rPr>
        <w:t>the</w:t>
      </w:r>
      <w:r w:rsidR="005E4A05" w:rsidRPr="00014C50">
        <w:rPr>
          <w:rFonts w:ascii="Arial" w:hAnsi="Arial" w:cs="Arial"/>
        </w:rPr>
        <w:t>se</w:t>
      </w:r>
      <w:r w:rsidRPr="00014C50">
        <w:rPr>
          <w:rFonts w:ascii="Arial" w:hAnsi="Arial" w:cs="Arial"/>
        </w:rPr>
        <w:t xml:space="preserve"> </w:t>
      </w:r>
      <w:r w:rsidR="00CD11A5" w:rsidRPr="00014C50">
        <w:rPr>
          <w:rFonts w:ascii="Arial" w:hAnsi="Arial" w:cs="Arial"/>
        </w:rPr>
        <w:t xml:space="preserve">were </w:t>
      </w:r>
      <w:r w:rsidR="003246BA" w:rsidRPr="00014C50">
        <w:rPr>
          <w:rFonts w:ascii="Arial" w:hAnsi="Arial" w:cs="Arial"/>
        </w:rPr>
        <w:t xml:space="preserve">rendered as </w:t>
      </w:r>
      <w:r w:rsidR="0051186E" w:rsidRPr="00014C50">
        <w:rPr>
          <w:rFonts w:ascii="Arial" w:hAnsi="Arial" w:cs="Arial"/>
        </w:rPr>
        <w:t>audio</w:t>
      </w:r>
      <w:r w:rsidR="00CD11A5" w:rsidRPr="00014C50">
        <w:rPr>
          <w:rFonts w:ascii="Arial" w:hAnsi="Arial" w:cs="Arial"/>
        </w:rPr>
        <w:t xml:space="preserve"> and</w:t>
      </w:r>
      <w:r w:rsidR="003246BA" w:rsidRPr="00014C50">
        <w:rPr>
          <w:rFonts w:ascii="Arial" w:hAnsi="Arial" w:cs="Arial"/>
        </w:rPr>
        <w:t xml:space="preserve"> distributed </w:t>
      </w:r>
      <w:r w:rsidR="0051186E" w:rsidRPr="00014C50">
        <w:rPr>
          <w:rFonts w:ascii="Arial" w:hAnsi="Arial" w:cs="Arial"/>
        </w:rPr>
        <w:t xml:space="preserve">across three tracks </w:t>
      </w:r>
      <w:r w:rsidRPr="00014C50">
        <w:rPr>
          <w:rFonts w:ascii="Arial" w:hAnsi="Arial" w:cs="Arial"/>
        </w:rPr>
        <w:t xml:space="preserve">in </w:t>
      </w:r>
      <w:r w:rsidR="00CD11A5" w:rsidRPr="00014C50">
        <w:rPr>
          <w:rFonts w:ascii="Arial" w:hAnsi="Arial" w:cs="Arial"/>
        </w:rPr>
        <w:t xml:space="preserve">a new </w:t>
      </w:r>
      <w:r w:rsidR="005E4A05" w:rsidRPr="00014C50">
        <w:rPr>
          <w:rFonts w:ascii="Arial" w:hAnsi="Arial" w:cs="Arial"/>
        </w:rPr>
        <w:t>Live</w:t>
      </w:r>
      <w:r w:rsidR="00CD11A5" w:rsidRPr="00014C50">
        <w:rPr>
          <w:rFonts w:ascii="Arial" w:hAnsi="Arial" w:cs="Arial"/>
        </w:rPr>
        <w:t xml:space="preserve"> set</w:t>
      </w:r>
      <w:r w:rsidR="003246BA" w:rsidRPr="00014C50">
        <w:rPr>
          <w:rFonts w:ascii="Arial" w:hAnsi="Arial" w:cs="Arial"/>
        </w:rPr>
        <w:t>, and</w:t>
      </w:r>
      <w:r w:rsidRPr="00014C50">
        <w:rPr>
          <w:rFonts w:ascii="Arial" w:hAnsi="Arial" w:cs="Arial"/>
        </w:rPr>
        <w:t xml:space="preserve"> </w:t>
      </w:r>
      <w:r w:rsidR="0051186E" w:rsidRPr="00014C50">
        <w:rPr>
          <w:rFonts w:ascii="Arial" w:hAnsi="Arial" w:cs="Arial"/>
        </w:rPr>
        <w:t xml:space="preserve">then </w:t>
      </w:r>
      <w:r w:rsidRPr="00014C50">
        <w:rPr>
          <w:rFonts w:ascii="Arial" w:hAnsi="Arial" w:cs="Arial"/>
        </w:rPr>
        <w:t>routed into respective stereo channels of the Model 1 mixer.</w:t>
      </w:r>
      <w:r w:rsidR="00CD11A5" w:rsidRPr="00014C50">
        <w:rPr>
          <w:rFonts w:ascii="Arial" w:hAnsi="Arial" w:cs="Arial"/>
        </w:rPr>
        <w:t xml:space="preserve"> </w:t>
      </w:r>
    </w:p>
    <w:p w14:paraId="6156CDB4" w14:textId="77777777" w:rsidR="005E4A05" w:rsidRPr="00014C50" w:rsidRDefault="005E4A05" w:rsidP="00D8289F">
      <w:pPr>
        <w:jc w:val="both"/>
        <w:rPr>
          <w:rFonts w:ascii="Arial" w:hAnsi="Arial" w:cs="Arial"/>
        </w:rPr>
      </w:pPr>
    </w:p>
    <w:p w14:paraId="08D2785B" w14:textId="50AC7548" w:rsidR="004F4880" w:rsidRPr="00014C50" w:rsidRDefault="004F4880" w:rsidP="00D8289F">
      <w:pPr>
        <w:jc w:val="both"/>
        <w:rPr>
          <w:rFonts w:ascii="Arial" w:hAnsi="Arial" w:cs="Arial"/>
        </w:rPr>
      </w:pPr>
      <w:r w:rsidRPr="00014C50">
        <w:rPr>
          <w:rFonts w:ascii="Arial" w:hAnsi="Arial" w:cs="Arial"/>
        </w:rPr>
        <w:t xml:space="preserve">Working in threes </w:t>
      </w:r>
      <w:r w:rsidR="006E2C53" w:rsidRPr="00014C50">
        <w:rPr>
          <w:rFonts w:ascii="Arial" w:hAnsi="Arial" w:cs="Arial"/>
        </w:rPr>
        <w:t xml:space="preserve">facilitated a </w:t>
      </w:r>
      <w:r w:rsidRPr="00014C50">
        <w:rPr>
          <w:rFonts w:ascii="Arial" w:hAnsi="Arial" w:cs="Arial"/>
        </w:rPr>
        <w:t xml:space="preserve">performance </w:t>
      </w:r>
      <w:r w:rsidR="006E2C53" w:rsidRPr="00014C50">
        <w:rPr>
          <w:rFonts w:ascii="Arial" w:hAnsi="Arial" w:cs="Arial"/>
        </w:rPr>
        <w:t xml:space="preserve">approach </w:t>
      </w:r>
      <w:r w:rsidRPr="00014C50">
        <w:rPr>
          <w:rFonts w:ascii="Arial" w:hAnsi="Arial" w:cs="Arial"/>
        </w:rPr>
        <w:t>somewhere between “we all press play” and a more fluid</w:t>
      </w:r>
      <w:r w:rsidR="007F3AD5" w:rsidRPr="00014C50">
        <w:rPr>
          <w:rFonts w:ascii="Arial" w:hAnsi="Arial" w:cs="Arial"/>
        </w:rPr>
        <w:t xml:space="preserve"> </w:t>
      </w:r>
      <w:r w:rsidRPr="00014C50">
        <w:rPr>
          <w:rFonts w:ascii="Arial" w:hAnsi="Arial" w:cs="Arial"/>
        </w:rPr>
        <w:t>improvised assembly</w:t>
      </w:r>
      <w:r w:rsidR="0051186E" w:rsidRPr="00014C50">
        <w:rPr>
          <w:rFonts w:ascii="Arial" w:hAnsi="Arial" w:cs="Arial"/>
        </w:rPr>
        <w:t xml:space="preserve">. </w:t>
      </w:r>
      <w:r w:rsidR="006E2C53" w:rsidRPr="00014C50">
        <w:rPr>
          <w:rFonts w:ascii="Arial" w:hAnsi="Arial" w:cs="Arial"/>
        </w:rPr>
        <w:t xml:space="preserve">It enabled </w:t>
      </w:r>
      <w:r w:rsidRPr="00014C50">
        <w:rPr>
          <w:rFonts w:ascii="Arial" w:hAnsi="Arial" w:cs="Arial"/>
        </w:rPr>
        <w:t>mo</w:t>
      </w:r>
      <w:r w:rsidR="006E2C53" w:rsidRPr="00014C50">
        <w:rPr>
          <w:rFonts w:ascii="Arial" w:hAnsi="Arial" w:cs="Arial"/>
        </w:rPr>
        <w:t>ving</w:t>
      </w:r>
      <w:r w:rsidRPr="00014C50">
        <w:rPr>
          <w:rFonts w:ascii="Arial" w:hAnsi="Arial" w:cs="Arial"/>
        </w:rPr>
        <w:t xml:space="preserve"> from one piece of recorded audio to the next as any traditional DJ might, but </w:t>
      </w:r>
      <w:r w:rsidR="00635318" w:rsidRPr="00014C50">
        <w:rPr>
          <w:rFonts w:ascii="Arial" w:hAnsi="Arial" w:cs="Arial"/>
        </w:rPr>
        <w:t xml:space="preserve">it </w:t>
      </w:r>
      <w:r w:rsidRPr="00014C50">
        <w:rPr>
          <w:rFonts w:ascii="Arial" w:hAnsi="Arial" w:cs="Arial"/>
        </w:rPr>
        <w:t xml:space="preserve">also </w:t>
      </w:r>
      <w:r w:rsidR="00635318" w:rsidRPr="00014C50">
        <w:rPr>
          <w:rFonts w:ascii="Arial" w:hAnsi="Arial" w:cs="Arial"/>
        </w:rPr>
        <w:t xml:space="preserve">enabled the </w:t>
      </w:r>
      <w:r w:rsidR="0051186E" w:rsidRPr="00014C50">
        <w:rPr>
          <w:rFonts w:ascii="Arial" w:hAnsi="Arial" w:cs="Arial"/>
        </w:rPr>
        <w:t>exploit</w:t>
      </w:r>
      <w:r w:rsidR="006E2C53" w:rsidRPr="00014C50">
        <w:rPr>
          <w:rFonts w:ascii="Arial" w:hAnsi="Arial" w:cs="Arial"/>
        </w:rPr>
        <w:t>ation</w:t>
      </w:r>
      <w:r w:rsidR="0051186E" w:rsidRPr="00014C50">
        <w:rPr>
          <w:rFonts w:ascii="Arial" w:hAnsi="Arial" w:cs="Arial"/>
        </w:rPr>
        <w:t xml:space="preserve"> </w:t>
      </w:r>
      <w:r w:rsidR="006E2C53" w:rsidRPr="00014C50">
        <w:rPr>
          <w:rFonts w:ascii="Arial" w:hAnsi="Arial" w:cs="Arial"/>
        </w:rPr>
        <w:t xml:space="preserve">of </w:t>
      </w:r>
      <w:r w:rsidRPr="00014C50">
        <w:rPr>
          <w:rFonts w:ascii="Arial" w:hAnsi="Arial" w:cs="Arial"/>
        </w:rPr>
        <w:t xml:space="preserve">opportunities afforded </w:t>
      </w:r>
      <w:r w:rsidR="00052CF5" w:rsidRPr="00014C50">
        <w:rPr>
          <w:rFonts w:ascii="Arial" w:hAnsi="Arial" w:cs="Arial"/>
        </w:rPr>
        <w:t xml:space="preserve">to </w:t>
      </w:r>
      <w:r w:rsidRPr="00014C50">
        <w:rPr>
          <w:rFonts w:ascii="Arial" w:hAnsi="Arial" w:cs="Arial"/>
        </w:rPr>
        <w:t xml:space="preserve">DJs </w:t>
      </w:r>
      <w:r w:rsidR="007E4BBA" w:rsidRPr="00014C50">
        <w:rPr>
          <w:rFonts w:ascii="Arial" w:hAnsi="Arial" w:cs="Arial"/>
        </w:rPr>
        <w:t xml:space="preserve">through powerful DAWs </w:t>
      </w:r>
      <w:r w:rsidRPr="00014C50">
        <w:rPr>
          <w:rFonts w:ascii="Arial" w:hAnsi="Arial" w:cs="Arial"/>
        </w:rPr>
        <w:t>in the 21</w:t>
      </w:r>
      <w:r w:rsidRPr="00014C50">
        <w:rPr>
          <w:rFonts w:ascii="Arial" w:hAnsi="Arial" w:cs="Arial"/>
          <w:vertAlign w:val="superscript"/>
        </w:rPr>
        <w:t>st</w:t>
      </w:r>
      <w:r w:rsidRPr="00014C50">
        <w:rPr>
          <w:rFonts w:ascii="Arial" w:hAnsi="Arial" w:cs="Arial"/>
        </w:rPr>
        <w:t xml:space="preserve"> century</w:t>
      </w:r>
      <w:r w:rsidR="00CC3DFB">
        <w:rPr>
          <w:rFonts w:ascii="Arial" w:hAnsi="Arial" w:cs="Arial"/>
        </w:rPr>
        <w:t>—</w:t>
      </w:r>
      <w:r w:rsidRPr="00014C50">
        <w:rPr>
          <w:rFonts w:ascii="Arial" w:hAnsi="Arial" w:cs="Arial"/>
        </w:rPr>
        <w:t>duplicated</w:t>
      </w:r>
      <w:r w:rsidR="00CC3DFB">
        <w:rPr>
          <w:rFonts w:ascii="Arial" w:hAnsi="Arial" w:cs="Arial"/>
        </w:rPr>
        <w:t xml:space="preserve"> </w:t>
      </w:r>
      <w:r w:rsidRPr="00014C50">
        <w:rPr>
          <w:rFonts w:ascii="Arial" w:hAnsi="Arial" w:cs="Arial"/>
        </w:rPr>
        <w:t xml:space="preserve">audio signals, looping, and an expanded </w:t>
      </w:r>
      <w:r w:rsidR="00000FCE" w:rsidRPr="00014C50">
        <w:rPr>
          <w:rFonts w:ascii="Arial" w:hAnsi="Arial" w:cs="Arial"/>
        </w:rPr>
        <w:t>track count</w:t>
      </w:r>
      <w:r w:rsidRPr="00014C50">
        <w:rPr>
          <w:rFonts w:ascii="Arial" w:hAnsi="Arial" w:cs="Arial"/>
        </w:rPr>
        <w:t>. Through this workflow</w:t>
      </w:r>
      <w:r w:rsidR="00CC3DFB">
        <w:rPr>
          <w:rFonts w:ascii="Arial" w:hAnsi="Arial" w:cs="Arial"/>
        </w:rPr>
        <w:t>,</w:t>
      </w:r>
      <w:r w:rsidRPr="00014C50">
        <w:rPr>
          <w:rFonts w:ascii="Arial" w:hAnsi="Arial" w:cs="Arial"/>
        </w:rPr>
        <w:t xml:space="preserve"> the </w:t>
      </w:r>
      <w:r w:rsidR="0051186E" w:rsidRPr="00014C50">
        <w:rPr>
          <w:rFonts w:ascii="Arial" w:hAnsi="Arial" w:cs="Arial"/>
        </w:rPr>
        <w:t xml:space="preserve">un-arranged </w:t>
      </w:r>
      <w:r w:rsidRPr="00014C50">
        <w:rPr>
          <w:rFonts w:ascii="Arial" w:hAnsi="Arial" w:cs="Arial"/>
        </w:rPr>
        <w:t xml:space="preserve">studio-made track </w:t>
      </w:r>
      <w:r w:rsidR="006E2C53" w:rsidRPr="00014C50">
        <w:rPr>
          <w:rFonts w:ascii="Arial" w:hAnsi="Arial" w:cs="Arial"/>
        </w:rPr>
        <w:t xml:space="preserve">was treated </w:t>
      </w:r>
      <w:r w:rsidRPr="00014C50">
        <w:rPr>
          <w:rFonts w:ascii="Arial" w:hAnsi="Arial" w:cs="Arial"/>
        </w:rPr>
        <w:t xml:space="preserve">as a flexible building </w:t>
      </w:r>
      <w:r w:rsidRPr="00014C50">
        <w:rPr>
          <w:rFonts w:ascii="Arial" w:hAnsi="Arial" w:cs="Arial"/>
        </w:rPr>
        <w:lastRenderedPageBreak/>
        <w:t xml:space="preserve">block for mixing in multiple directions, rather than a destination reached via typical mix transitions from one track to another. </w:t>
      </w:r>
    </w:p>
    <w:p w14:paraId="6462C6AB" w14:textId="5D60C087" w:rsidR="004F4880" w:rsidRPr="00014C50" w:rsidRDefault="004F4880" w:rsidP="00D8289F">
      <w:pPr>
        <w:jc w:val="both"/>
        <w:rPr>
          <w:rFonts w:ascii="Arial" w:hAnsi="Arial" w:cs="Arial"/>
        </w:rPr>
      </w:pPr>
    </w:p>
    <w:p w14:paraId="63C6EAFC" w14:textId="194BBA68" w:rsidR="00252D5B" w:rsidRPr="00216E02" w:rsidRDefault="00252D5B" w:rsidP="005B5B56">
      <w:pPr>
        <w:pStyle w:val="Heading2"/>
        <w:rPr>
          <w:rFonts w:ascii="Arial" w:hAnsi="Arial" w:cs="Arial"/>
          <w:sz w:val="24"/>
          <w:szCs w:val="24"/>
        </w:rPr>
      </w:pPr>
      <w:r w:rsidRPr="00216E02">
        <w:rPr>
          <w:rFonts w:ascii="Arial" w:hAnsi="Arial" w:cs="Arial"/>
          <w:sz w:val="24"/>
          <w:szCs w:val="24"/>
        </w:rPr>
        <w:t>Execution</w:t>
      </w:r>
      <w:r w:rsidR="008E6DDA" w:rsidRPr="00216E02">
        <w:rPr>
          <w:rFonts w:ascii="Arial" w:hAnsi="Arial" w:cs="Arial"/>
          <w:sz w:val="24"/>
          <w:szCs w:val="24"/>
        </w:rPr>
        <w:t xml:space="preserve"> and analysis</w:t>
      </w:r>
    </w:p>
    <w:p w14:paraId="49DE9211" w14:textId="77777777" w:rsidR="00252D5B" w:rsidRPr="00014C50" w:rsidRDefault="00252D5B" w:rsidP="00D8289F">
      <w:pPr>
        <w:jc w:val="both"/>
        <w:rPr>
          <w:rFonts w:ascii="Arial" w:hAnsi="Arial" w:cs="Arial"/>
        </w:rPr>
      </w:pPr>
    </w:p>
    <w:p w14:paraId="595C66F2" w14:textId="7A24B9C5" w:rsidR="008E6DDA" w:rsidRPr="00014C50" w:rsidRDefault="008E6DDA" w:rsidP="00D8289F">
      <w:pPr>
        <w:jc w:val="both"/>
        <w:rPr>
          <w:rFonts w:ascii="Arial" w:hAnsi="Arial" w:cs="Arial"/>
        </w:rPr>
      </w:pPr>
      <w:r w:rsidRPr="00014C50">
        <w:rPr>
          <w:rFonts w:ascii="Arial" w:hAnsi="Arial" w:cs="Arial"/>
        </w:rPr>
        <w:t>Ableton Live</w:t>
      </w:r>
      <w:r w:rsidR="00C61A20" w:rsidRPr="00014C50">
        <w:rPr>
          <w:rFonts w:ascii="Arial" w:hAnsi="Arial" w:cs="Arial"/>
        </w:rPr>
        <w:t xml:space="preserve"> </w:t>
      </w:r>
      <w:r w:rsidR="00000FCE" w:rsidRPr="00014C50">
        <w:rPr>
          <w:rFonts w:ascii="Arial" w:hAnsi="Arial" w:cs="Arial"/>
        </w:rPr>
        <w:t xml:space="preserve">was used to </w:t>
      </w:r>
      <w:r w:rsidRPr="00014C50">
        <w:rPr>
          <w:rFonts w:ascii="Arial" w:hAnsi="Arial" w:cs="Arial"/>
        </w:rPr>
        <w:t xml:space="preserve">track the playback of audio clips </w:t>
      </w:r>
      <w:r w:rsidR="00000FCE" w:rsidRPr="00014C50">
        <w:rPr>
          <w:rFonts w:ascii="Arial" w:hAnsi="Arial" w:cs="Arial"/>
        </w:rPr>
        <w:t xml:space="preserve">alongside </w:t>
      </w:r>
      <w:r w:rsidRPr="00014C50">
        <w:rPr>
          <w:rFonts w:ascii="Arial" w:hAnsi="Arial" w:cs="Arial"/>
        </w:rPr>
        <w:t xml:space="preserve">summed audio </w:t>
      </w:r>
      <w:r w:rsidR="00000FCE" w:rsidRPr="00014C50">
        <w:rPr>
          <w:rFonts w:ascii="Arial" w:hAnsi="Arial" w:cs="Arial"/>
        </w:rPr>
        <w:t xml:space="preserve">that </w:t>
      </w:r>
      <w:r w:rsidR="00C61A20" w:rsidRPr="00014C50">
        <w:rPr>
          <w:rFonts w:ascii="Arial" w:hAnsi="Arial" w:cs="Arial"/>
        </w:rPr>
        <w:t xml:space="preserve">had been </w:t>
      </w:r>
      <w:r w:rsidRPr="00014C50">
        <w:rPr>
          <w:rFonts w:ascii="Arial" w:hAnsi="Arial" w:cs="Arial"/>
        </w:rPr>
        <w:t>routed back into Live</w:t>
      </w:r>
      <w:r w:rsidR="00C61A20" w:rsidRPr="00014C50">
        <w:rPr>
          <w:rFonts w:ascii="Arial" w:hAnsi="Arial" w:cs="Arial"/>
        </w:rPr>
        <w:t>’s Arrangement View</w:t>
      </w:r>
      <w:r w:rsidR="00000FCE" w:rsidRPr="00014C50">
        <w:rPr>
          <w:rFonts w:ascii="Arial" w:hAnsi="Arial" w:cs="Arial"/>
        </w:rPr>
        <w:t xml:space="preserve">, while a video camera documented </w:t>
      </w:r>
      <w:r w:rsidR="008549EA" w:rsidRPr="00014C50">
        <w:rPr>
          <w:rFonts w:ascii="Arial" w:hAnsi="Arial" w:cs="Arial"/>
        </w:rPr>
        <w:t xml:space="preserve">the </w:t>
      </w:r>
      <w:r w:rsidR="00000FCE" w:rsidRPr="00014C50">
        <w:rPr>
          <w:rFonts w:ascii="Arial" w:hAnsi="Arial" w:cs="Arial"/>
        </w:rPr>
        <w:t>performance</w:t>
      </w:r>
      <w:r w:rsidRPr="00014C50">
        <w:rPr>
          <w:rFonts w:ascii="Arial" w:hAnsi="Arial" w:cs="Arial"/>
        </w:rPr>
        <w:t>. This enabled review of the set’s inputs and outputs simultaneously on a shared timeline, and correlation between performance gestures and sonic outcomes.</w:t>
      </w:r>
      <w:r w:rsidR="00926173" w:rsidRPr="00014C50">
        <w:rPr>
          <w:rFonts w:ascii="Arial" w:hAnsi="Arial" w:cs="Arial"/>
        </w:rPr>
        <w:t xml:space="preserve"> The visual timeline below shows which tracks were introduced, when, and for how long.</w:t>
      </w:r>
    </w:p>
    <w:p w14:paraId="2B213D63" w14:textId="3D43CBC1" w:rsidR="004F4880" w:rsidRPr="00014C50" w:rsidRDefault="004F4880" w:rsidP="00D8289F">
      <w:pPr>
        <w:jc w:val="both"/>
        <w:rPr>
          <w:rFonts w:ascii="Arial" w:hAnsi="Arial" w:cs="Arial"/>
        </w:rPr>
      </w:pPr>
      <w:bookmarkStart w:id="10" w:name="_Toc52648355"/>
    </w:p>
    <w:p w14:paraId="6CEC913D" w14:textId="77777777" w:rsidR="007329D0" w:rsidRPr="00014C50" w:rsidRDefault="007329D0" w:rsidP="00D8289F">
      <w:pPr>
        <w:jc w:val="both"/>
        <w:rPr>
          <w:rFonts w:ascii="Arial" w:hAnsi="Arial" w:cs="Arial"/>
        </w:rPr>
      </w:pPr>
    </w:p>
    <w:bookmarkEnd w:id="10"/>
    <w:p w14:paraId="353CC9BF" w14:textId="77777777" w:rsidR="004F4880" w:rsidRPr="00014C50" w:rsidRDefault="004F4880" w:rsidP="00D8289F">
      <w:pPr>
        <w:jc w:val="center"/>
        <w:rPr>
          <w:rFonts w:ascii="Arial" w:hAnsi="Arial" w:cs="Arial"/>
        </w:rPr>
      </w:pPr>
      <w:r w:rsidRPr="00014C50">
        <w:rPr>
          <w:rFonts w:ascii="Arial" w:hAnsi="Arial" w:cs="Arial"/>
          <w:noProof/>
        </w:rPr>
        <w:drawing>
          <wp:inline distT="0" distB="0" distL="0" distR="0" wp14:anchorId="0EF46B05" wp14:editId="3E2B2BB6">
            <wp:extent cx="5236266" cy="2173458"/>
            <wp:effectExtent l="0" t="0" r="0"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19" cstate="email">
                      <a:extLst>
                        <a:ext uri="{28A0092B-C50C-407E-A947-70E740481C1C}">
                          <a14:useLocalDpi xmlns:a14="http://schemas.microsoft.com/office/drawing/2010/main"/>
                        </a:ext>
                      </a:extLst>
                    </a:blip>
                    <a:stretch>
                      <a:fillRect/>
                    </a:stretch>
                  </pic:blipFill>
                  <pic:spPr>
                    <a:xfrm>
                      <a:off x="0" y="0"/>
                      <a:ext cx="5321447" cy="2208815"/>
                    </a:xfrm>
                    <a:prstGeom prst="rect">
                      <a:avLst/>
                    </a:prstGeom>
                  </pic:spPr>
                </pic:pic>
              </a:graphicData>
            </a:graphic>
          </wp:inline>
        </w:drawing>
      </w:r>
    </w:p>
    <w:p w14:paraId="78146280" w14:textId="7D390DA6" w:rsidR="004F4880" w:rsidRPr="00216E02" w:rsidRDefault="004F4880" w:rsidP="00D8289F">
      <w:pPr>
        <w:jc w:val="center"/>
        <w:rPr>
          <w:rFonts w:ascii="Arial" w:hAnsi="Arial" w:cs="Arial"/>
        </w:rPr>
      </w:pPr>
      <w:r w:rsidRPr="00216E02">
        <w:rPr>
          <w:rFonts w:ascii="Arial" w:hAnsi="Arial" w:cs="Arial"/>
        </w:rPr>
        <w:t>F</w:t>
      </w:r>
      <w:r w:rsidR="00C234F1" w:rsidRPr="00216E02">
        <w:rPr>
          <w:rFonts w:ascii="Arial" w:hAnsi="Arial" w:cs="Arial"/>
        </w:rPr>
        <w:t>ig. 4</w:t>
      </w:r>
      <w:r w:rsidRPr="00216E02">
        <w:rPr>
          <w:rFonts w:ascii="Arial" w:hAnsi="Arial" w:cs="Arial"/>
        </w:rPr>
        <w:t xml:space="preserve">: </w:t>
      </w:r>
      <w:r w:rsidRPr="00216E02">
        <w:rPr>
          <w:rFonts w:ascii="Arial" w:hAnsi="Arial" w:cs="Arial"/>
          <w:i/>
          <w:iCs/>
        </w:rPr>
        <w:t>RTO</w:t>
      </w:r>
      <w:r w:rsidRPr="00216E02">
        <w:rPr>
          <w:rFonts w:ascii="Arial" w:hAnsi="Arial" w:cs="Arial"/>
        </w:rPr>
        <w:t xml:space="preserve"> timeline</w:t>
      </w:r>
      <w:r w:rsidR="00BD4B37" w:rsidRPr="00216E02">
        <w:rPr>
          <w:rFonts w:ascii="Arial" w:hAnsi="Arial" w:cs="Arial"/>
        </w:rPr>
        <w:t xml:space="preserve"> </w:t>
      </w:r>
      <w:r w:rsidR="00F33CB9" w:rsidRPr="00216E02">
        <w:rPr>
          <w:rFonts w:ascii="Arial" w:hAnsi="Arial" w:cs="Arial"/>
        </w:rPr>
        <w:t xml:space="preserve">from </w:t>
      </w:r>
      <w:r w:rsidR="00BD4B37" w:rsidRPr="00216E02">
        <w:rPr>
          <w:rFonts w:ascii="Arial" w:hAnsi="Arial" w:cs="Arial"/>
        </w:rPr>
        <w:t>Ableton Live</w:t>
      </w:r>
      <w:r w:rsidRPr="00216E02">
        <w:rPr>
          <w:rFonts w:ascii="Arial" w:hAnsi="Arial" w:cs="Arial"/>
        </w:rPr>
        <w:t xml:space="preserve">. </w:t>
      </w:r>
      <w:r w:rsidR="00BD4B37" w:rsidRPr="00216E02">
        <w:rPr>
          <w:rFonts w:ascii="Arial" w:hAnsi="Arial" w:cs="Arial"/>
        </w:rPr>
        <w:t>C</w:t>
      </w:r>
      <w:r w:rsidRPr="00216E02">
        <w:rPr>
          <w:rFonts w:ascii="Arial" w:hAnsi="Arial" w:cs="Arial"/>
        </w:rPr>
        <w:t>lips from Live’s Session View were recorded into the Arrangement View.</w:t>
      </w:r>
      <w:r w:rsidR="00926173" w:rsidRPr="00216E02">
        <w:rPr>
          <w:rFonts w:ascii="Arial" w:hAnsi="Arial" w:cs="Arial"/>
        </w:rPr>
        <w:t xml:space="preserve"> The fourth layer (light blue) shows MIDI notation from Native Instruments </w:t>
      </w:r>
      <w:proofErr w:type="spellStart"/>
      <w:r w:rsidR="00926173" w:rsidRPr="00216E02">
        <w:rPr>
          <w:rFonts w:ascii="Arial" w:hAnsi="Arial" w:cs="Arial"/>
        </w:rPr>
        <w:t>Maschine</w:t>
      </w:r>
      <w:proofErr w:type="spellEnd"/>
      <w:r w:rsidR="00926173" w:rsidRPr="00216E02">
        <w:rPr>
          <w:rFonts w:ascii="Arial" w:hAnsi="Arial" w:cs="Arial"/>
        </w:rPr>
        <w:t xml:space="preserve"> 2.</w:t>
      </w:r>
      <w:r w:rsidR="00BD4B37" w:rsidRPr="00216E02">
        <w:rPr>
          <w:rFonts w:ascii="Arial" w:hAnsi="Arial" w:cs="Arial"/>
        </w:rPr>
        <w:t xml:space="preserve"> The fifth layer (green) is summed audio from the Model 1.</w:t>
      </w:r>
    </w:p>
    <w:p w14:paraId="2EB317B6" w14:textId="77777777" w:rsidR="004F4880" w:rsidRPr="00014C50" w:rsidRDefault="004F4880" w:rsidP="00D8289F">
      <w:pPr>
        <w:jc w:val="both"/>
        <w:rPr>
          <w:rFonts w:ascii="Arial" w:hAnsi="Arial" w:cs="Arial"/>
        </w:rPr>
      </w:pPr>
    </w:p>
    <w:p w14:paraId="27A16B86" w14:textId="515EF969" w:rsidR="004F4880" w:rsidRPr="00014C50" w:rsidRDefault="004F4880" w:rsidP="00D8289F">
      <w:pPr>
        <w:jc w:val="both"/>
        <w:rPr>
          <w:rFonts w:ascii="Arial" w:hAnsi="Arial" w:cs="Arial"/>
        </w:rPr>
      </w:pPr>
      <w:r w:rsidRPr="00014C50">
        <w:rPr>
          <w:rFonts w:ascii="Arial" w:hAnsi="Arial" w:cs="Arial"/>
        </w:rPr>
        <w:t>The CD liner for Hawtin’s</w:t>
      </w:r>
      <w:r w:rsidRPr="00014C50">
        <w:rPr>
          <w:rFonts w:ascii="Arial" w:hAnsi="Arial" w:cs="Arial"/>
          <w:i/>
          <w:iCs/>
        </w:rPr>
        <w:t xml:space="preserve"> Decks EFX &amp; 909</w:t>
      </w:r>
      <w:r w:rsidRPr="00014C50">
        <w:rPr>
          <w:rFonts w:ascii="Arial" w:hAnsi="Arial" w:cs="Arial"/>
        </w:rPr>
        <w:t xml:space="preserve"> (1999) present</w:t>
      </w:r>
      <w:r w:rsidR="00284EEE" w:rsidRPr="00014C50">
        <w:rPr>
          <w:rFonts w:ascii="Arial" w:hAnsi="Arial" w:cs="Arial"/>
        </w:rPr>
        <w:t>ed</w:t>
      </w:r>
      <w:r w:rsidRPr="00014C50">
        <w:rPr>
          <w:rFonts w:ascii="Arial" w:hAnsi="Arial" w:cs="Arial"/>
        </w:rPr>
        <w:t xml:space="preserve"> a similar view of DJing that departs from typical Deck A to Deck B programming</w:t>
      </w:r>
      <w:r w:rsidR="0043616C">
        <w:rPr>
          <w:rFonts w:ascii="Arial" w:hAnsi="Arial" w:cs="Arial"/>
        </w:rPr>
        <w:t xml:space="preserve">; </w:t>
      </w:r>
      <w:r w:rsidR="00782707" w:rsidRPr="00014C50">
        <w:rPr>
          <w:rFonts w:ascii="Arial" w:hAnsi="Arial" w:cs="Arial"/>
        </w:rPr>
        <w:t>this</w:t>
      </w:r>
      <w:r w:rsidR="0043616C">
        <w:rPr>
          <w:rFonts w:ascii="Arial" w:hAnsi="Arial" w:cs="Arial"/>
        </w:rPr>
        <w:t xml:space="preserve"> </w:t>
      </w:r>
      <w:r w:rsidR="00782707" w:rsidRPr="00014C50">
        <w:rPr>
          <w:rFonts w:ascii="Arial" w:hAnsi="Arial" w:cs="Arial"/>
        </w:rPr>
        <w:t>demonstrate</w:t>
      </w:r>
      <w:r w:rsidR="003B26C5" w:rsidRPr="00014C50">
        <w:rPr>
          <w:rFonts w:ascii="Arial" w:hAnsi="Arial" w:cs="Arial"/>
        </w:rPr>
        <w:t>s</w:t>
      </w:r>
      <w:r w:rsidR="00782707" w:rsidRPr="00014C50">
        <w:rPr>
          <w:rFonts w:ascii="Arial" w:hAnsi="Arial" w:cs="Arial"/>
        </w:rPr>
        <w:t xml:space="preserve"> </w:t>
      </w:r>
      <w:r w:rsidR="009D322A" w:rsidRPr="00014C50">
        <w:rPr>
          <w:rFonts w:ascii="Arial" w:hAnsi="Arial" w:cs="Arial"/>
        </w:rPr>
        <w:t xml:space="preserve">Hawtin’s </w:t>
      </w:r>
      <w:r w:rsidR="00000FCE" w:rsidRPr="00014C50">
        <w:rPr>
          <w:rFonts w:ascii="Arial" w:hAnsi="Arial" w:cs="Arial"/>
        </w:rPr>
        <w:t xml:space="preserve">early </w:t>
      </w:r>
      <w:r w:rsidR="009D322A" w:rsidRPr="00014C50">
        <w:rPr>
          <w:rFonts w:ascii="Arial" w:hAnsi="Arial" w:cs="Arial"/>
        </w:rPr>
        <w:t>interest in sync</w:t>
      </w:r>
      <w:r w:rsidR="00000FCE" w:rsidRPr="00014C50">
        <w:rPr>
          <w:rFonts w:ascii="Arial" w:hAnsi="Arial" w:cs="Arial"/>
        </w:rPr>
        <w:t>-enabled multi-channel performance</w:t>
      </w:r>
      <w:r w:rsidRPr="00014C50">
        <w:rPr>
          <w:rFonts w:ascii="Arial" w:hAnsi="Arial" w:cs="Arial"/>
        </w:rPr>
        <w:t>. Rather than one</w:t>
      </w:r>
      <w:r w:rsidR="00133FF3" w:rsidRPr="00014C50">
        <w:rPr>
          <w:rFonts w:ascii="Arial" w:hAnsi="Arial" w:cs="Arial"/>
        </w:rPr>
        <w:t xml:space="preserve"> complete</w:t>
      </w:r>
      <w:r w:rsidRPr="00014C50">
        <w:rPr>
          <w:rFonts w:ascii="Arial" w:hAnsi="Arial" w:cs="Arial"/>
        </w:rPr>
        <w:t xml:space="preserve"> track transitioning to another, this </w:t>
      </w:r>
      <w:r w:rsidR="00DB0C99" w:rsidRPr="00014C50">
        <w:rPr>
          <w:rFonts w:ascii="Arial" w:hAnsi="Arial" w:cs="Arial"/>
        </w:rPr>
        <w:t>wa</w:t>
      </w:r>
      <w:r w:rsidRPr="00014C50">
        <w:rPr>
          <w:rFonts w:ascii="Arial" w:hAnsi="Arial" w:cs="Arial"/>
        </w:rPr>
        <w:t>s a more elaborate deconstruction and reassembly of tracks, with a less obvious delineation between one and the next</w:t>
      </w:r>
      <w:r w:rsidR="00000FCE" w:rsidRPr="00014C50">
        <w:rPr>
          <w:rFonts w:ascii="Arial" w:hAnsi="Arial" w:cs="Arial"/>
        </w:rPr>
        <w:t>, and less adherence to the outro-intro conventions of DJing with commercial releases</w:t>
      </w:r>
      <w:r w:rsidRPr="00014C50">
        <w:rPr>
          <w:rFonts w:ascii="Arial" w:hAnsi="Arial" w:cs="Arial"/>
        </w:rPr>
        <w:t xml:space="preserve">.  </w:t>
      </w:r>
    </w:p>
    <w:p w14:paraId="76A6B550" w14:textId="77777777" w:rsidR="004F4880" w:rsidRPr="00014C50" w:rsidRDefault="004F4880" w:rsidP="00D8289F">
      <w:pPr>
        <w:jc w:val="both"/>
        <w:rPr>
          <w:rFonts w:ascii="Arial" w:hAnsi="Arial" w:cs="Arial"/>
        </w:rPr>
      </w:pPr>
    </w:p>
    <w:p w14:paraId="7486C2C2" w14:textId="77777777" w:rsidR="004F4880" w:rsidRPr="00014C50" w:rsidRDefault="004F4880" w:rsidP="00D8289F">
      <w:pPr>
        <w:jc w:val="center"/>
        <w:rPr>
          <w:rFonts w:ascii="Arial" w:hAnsi="Arial" w:cs="Arial"/>
        </w:rPr>
      </w:pPr>
      <w:r w:rsidRPr="00014C50">
        <w:rPr>
          <w:rFonts w:ascii="Arial" w:hAnsi="Arial" w:cs="Arial"/>
          <w:noProof/>
        </w:rPr>
        <w:drawing>
          <wp:inline distT="0" distB="0" distL="0" distR="0" wp14:anchorId="73D9FA14" wp14:editId="704CCADB">
            <wp:extent cx="5163531" cy="2032782"/>
            <wp:effectExtent l="0" t="0" r="5715" b="0"/>
            <wp:docPr id="39" name="Picture 3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low confidence"/>
                    <pic:cNvPicPr/>
                  </pic:nvPicPr>
                  <pic:blipFill>
                    <a:blip r:embed="rId20" cstate="email">
                      <a:extLst>
                        <a:ext uri="{28A0092B-C50C-407E-A947-70E740481C1C}">
                          <a14:useLocalDpi xmlns:a14="http://schemas.microsoft.com/office/drawing/2010/main"/>
                        </a:ext>
                      </a:extLst>
                    </a:blip>
                    <a:stretch>
                      <a:fillRect/>
                    </a:stretch>
                  </pic:blipFill>
                  <pic:spPr>
                    <a:xfrm>
                      <a:off x="0" y="0"/>
                      <a:ext cx="5269607" cy="2074542"/>
                    </a:xfrm>
                    <a:prstGeom prst="rect">
                      <a:avLst/>
                    </a:prstGeom>
                  </pic:spPr>
                </pic:pic>
              </a:graphicData>
            </a:graphic>
          </wp:inline>
        </w:drawing>
      </w:r>
    </w:p>
    <w:p w14:paraId="70EA80B0" w14:textId="566DA8C3" w:rsidR="004F4880" w:rsidRPr="00216E02" w:rsidRDefault="00C234F1" w:rsidP="00D8289F">
      <w:pPr>
        <w:jc w:val="center"/>
        <w:rPr>
          <w:rFonts w:ascii="Arial" w:hAnsi="Arial" w:cs="Arial"/>
        </w:rPr>
      </w:pPr>
      <w:r w:rsidRPr="00216E02">
        <w:rPr>
          <w:rFonts w:ascii="Arial" w:hAnsi="Arial" w:cs="Arial"/>
        </w:rPr>
        <w:t>Fig. 5</w:t>
      </w:r>
      <w:r w:rsidR="004F4880" w:rsidRPr="00216E02">
        <w:rPr>
          <w:rFonts w:ascii="Arial" w:hAnsi="Arial" w:cs="Arial"/>
        </w:rPr>
        <w:t xml:space="preserve">: arrangement detail from Hawtin’s </w:t>
      </w:r>
      <w:r w:rsidR="004F4880" w:rsidRPr="00216E02">
        <w:rPr>
          <w:rFonts w:ascii="Arial" w:hAnsi="Arial" w:cs="Arial"/>
          <w:i/>
          <w:iCs/>
        </w:rPr>
        <w:t>Decks EFX &amp; 909</w:t>
      </w:r>
      <w:r w:rsidR="004F4880" w:rsidRPr="00216E02">
        <w:rPr>
          <w:rFonts w:ascii="Arial" w:hAnsi="Arial" w:cs="Arial"/>
        </w:rPr>
        <w:t xml:space="preserve"> (1999).</w:t>
      </w:r>
    </w:p>
    <w:p w14:paraId="529D80DC" w14:textId="691C8DA1" w:rsidR="00A315E1" w:rsidRDefault="00A315E1">
      <w:pPr>
        <w:rPr>
          <w:rFonts w:ascii="Arial" w:eastAsiaTheme="majorEastAsia" w:hAnsi="Arial" w:cs="Arial"/>
          <w:color w:val="2F5496" w:themeColor="accent1" w:themeShade="BF"/>
        </w:rPr>
      </w:pPr>
    </w:p>
    <w:p w14:paraId="34621FF9" w14:textId="125143AA" w:rsidR="00BE1E0D" w:rsidRPr="00216E02" w:rsidRDefault="00BE1E0D" w:rsidP="005B5B56">
      <w:pPr>
        <w:pStyle w:val="Heading2"/>
        <w:rPr>
          <w:rFonts w:ascii="Arial" w:hAnsi="Arial" w:cs="Arial"/>
          <w:sz w:val="24"/>
          <w:szCs w:val="24"/>
        </w:rPr>
      </w:pPr>
      <w:r w:rsidRPr="00216E02">
        <w:rPr>
          <w:rFonts w:ascii="Arial" w:hAnsi="Arial" w:cs="Arial"/>
          <w:sz w:val="24"/>
          <w:szCs w:val="24"/>
        </w:rPr>
        <w:t>Deconstructing a modern mix</w:t>
      </w:r>
    </w:p>
    <w:p w14:paraId="2180E1CB" w14:textId="77777777" w:rsidR="00BE1E0D" w:rsidRPr="00014C50" w:rsidRDefault="00BE1E0D" w:rsidP="00D8289F">
      <w:pPr>
        <w:jc w:val="both"/>
        <w:rPr>
          <w:rFonts w:ascii="Arial" w:hAnsi="Arial" w:cs="Arial"/>
        </w:rPr>
      </w:pPr>
    </w:p>
    <w:p w14:paraId="097B454F" w14:textId="4EFD704B" w:rsidR="00305AD2" w:rsidRPr="00014C50" w:rsidRDefault="008B525B" w:rsidP="00D8289F">
      <w:pPr>
        <w:jc w:val="both"/>
        <w:rPr>
          <w:rFonts w:ascii="Arial" w:hAnsi="Arial" w:cs="Arial"/>
        </w:rPr>
      </w:pPr>
      <w:r w:rsidRPr="00014C50">
        <w:rPr>
          <w:rFonts w:ascii="Arial" w:hAnsi="Arial" w:cs="Arial"/>
        </w:rPr>
        <w:t xml:space="preserve">At the beginning of </w:t>
      </w:r>
      <w:proofErr w:type="gramStart"/>
      <w:r w:rsidRPr="00014C50">
        <w:rPr>
          <w:rFonts w:ascii="Arial" w:hAnsi="Arial" w:cs="Arial"/>
          <w:i/>
          <w:iCs/>
        </w:rPr>
        <w:t>RTO</w:t>
      </w:r>
      <w:proofErr w:type="gramEnd"/>
      <w:r w:rsidRPr="00014C50">
        <w:rPr>
          <w:rFonts w:ascii="Arial" w:hAnsi="Arial" w:cs="Arial"/>
        </w:rPr>
        <w:t xml:space="preserve"> i</w:t>
      </w:r>
      <w:r w:rsidR="00512D92" w:rsidRPr="00014C50">
        <w:rPr>
          <w:rFonts w:ascii="Arial" w:hAnsi="Arial" w:cs="Arial"/>
        </w:rPr>
        <w:t xml:space="preserve">t took more </w:t>
      </w:r>
      <w:r w:rsidR="004F4880" w:rsidRPr="00014C50">
        <w:rPr>
          <w:rFonts w:ascii="Arial" w:hAnsi="Arial" w:cs="Arial"/>
        </w:rPr>
        <w:t xml:space="preserve">than </w:t>
      </w:r>
      <w:r w:rsidRPr="00014C50">
        <w:rPr>
          <w:rFonts w:ascii="Arial" w:hAnsi="Arial" w:cs="Arial"/>
        </w:rPr>
        <w:t xml:space="preserve">nine </w:t>
      </w:r>
      <w:r w:rsidR="004F4880" w:rsidRPr="00014C50">
        <w:rPr>
          <w:rFonts w:ascii="Arial" w:hAnsi="Arial" w:cs="Arial"/>
        </w:rPr>
        <w:t>minutes</w:t>
      </w:r>
      <w:r w:rsidR="00512D92" w:rsidRPr="00014C50">
        <w:rPr>
          <w:rFonts w:ascii="Arial" w:hAnsi="Arial" w:cs="Arial"/>
        </w:rPr>
        <w:t xml:space="preserve"> before the first track,</w:t>
      </w:r>
      <w:r w:rsidR="004F4880" w:rsidRPr="00014C50">
        <w:rPr>
          <w:rFonts w:ascii="Arial" w:hAnsi="Arial" w:cs="Arial"/>
        </w:rPr>
        <w:t xml:space="preserve"> “Moog Modular 3.2</w:t>
      </w:r>
      <w:r w:rsidR="00512D92" w:rsidRPr="00014C50">
        <w:rPr>
          <w:rFonts w:ascii="Arial" w:hAnsi="Arial" w:cs="Arial"/>
        </w:rPr>
        <w:t>,</w:t>
      </w:r>
      <w:r w:rsidR="004F4880" w:rsidRPr="00014C50">
        <w:rPr>
          <w:rFonts w:ascii="Arial" w:hAnsi="Arial" w:cs="Arial"/>
        </w:rPr>
        <w:t>” was audibly removed from the mix, though any listener could be forgiven for missing the point where it dissolved over time</w:t>
      </w:r>
      <w:r w:rsidR="00512D92" w:rsidRPr="00014C50">
        <w:rPr>
          <w:rFonts w:ascii="Arial" w:hAnsi="Arial" w:cs="Arial"/>
        </w:rPr>
        <w:t>.</w:t>
      </w:r>
      <w:r w:rsidR="004F4880" w:rsidRPr="00014C50">
        <w:rPr>
          <w:rFonts w:ascii="Arial" w:hAnsi="Arial" w:cs="Arial"/>
        </w:rPr>
        <w:t xml:space="preserve"> “Jupiter 6 ALT 3 </w:t>
      </w:r>
      <w:proofErr w:type="spellStart"/>
      <w:r w:rsidR="004F4880" w:rsidRPr="00014C50">
        <w:rPr>
          <w:rFonts w:ascii="Arial" w:hAnsi="Arial" w:cs="Arial"/>
        </w:rPr>
        <w:t>Hypnogroove</w:t>
      </w:r>
      <w:proofErr w:type="spellEnd"/>
      <w:r w:rsidR="004F4880" w:rsidRPr="00014C50">
        <w:rPr>
          <w:rFonts w:ascii="Arial" w:hAnsi="Arial" w:cs="Arial"/>
        </w:rPr>
        <w:t xml:space="preserve">” </w:t>
      </w:r>
      <w:r w:rsidR="004E27CF" w:rsidRPr="00014C50">
        <w:rPr>
          <w:rFonts w:ascii="Arial" w:hAnsi="Arial" w:cs="Arial"/>
        </w:rPr>
        <w:t xml:space="preserve">was introduced </w:t>
      </w:r>
      <w:r w:rsidR="004F4880" w:rsidRPr="00014C50">
        <w:rPr>
          <w:rFonts w:ascii="Arial" w:hAnsi="Arial" w:cs="Arial"/>
        </w:rPr>
        <w:t>at 00:04:0</w:t>
      </w:r>
      <w:r w:rsidRPr="00014C50">
        <w:rPr>
          <w:rFonts w:ascii="Arial" w:hAnsi="Arial" w:cs="Arial"/>
        </w:rPr>
        <w:t>7</w:t>
      </w:r>
      <w:r w:rsidR="004F4880" w:rsidRPr="00014C50">
        <w:rPr>
          <w:rFonts w:ascii="Arial" w:hAnsi="Arial" w:cs="Arial"/>
        </w:rPr>
        <w:t>, but it was not until 00:0</w:t>
      </w:r>
      <w:r w:rsidRPr="00014C50">
        <w:rPr>
          <w:rFonts w:ascii="Arial" w:hAnsi="Arial" w:cs="Arial"/>
        </w:rPr>
        <w:t>9</w:t>
      </w:r>
      <w:r w:rsidR="004F4880" w:rsidRPr="00014C50">
        <w:rPr>
          <w:rFonts w:ascii="Arial" w:hAnsi="Arial" w:cs="Arial"/>
        </w:rPr>
        <w:t>:</w:t>
      </w:r>
      <w:r w:rsidRPr="00014C50">
        <w:rPr>
          <w:rFonts w:ascii="Arial" w:hAnsi="Arial" w:cs="Arial"/>
        </w:rPr>
        <w:t>34</w:t>
      </w:r>
      <w:r w:rsidR="004F4880" w:rsidRPr="00014C50">
        <w:rPr>
          <w:rFonts w:ascii="Arial" w:hAnsi="Arial" w:cs="Arial"/>
        </w:rPr>
        <w:t xml:space="preserve"> that the </w:t>
      </w:r>
      <w:r w:rsidR="00BE1E0D" w:rsidRPr="00014C50">
        <w:rPr>
          <w:rFonts w:ascii="Arial" w:hAnsi="Arial" w:cs="Arial"/>
        </w:rPr>
        <w:t xml:space="preserve">first </w:t>
      </w:r>
      <w:r w:rsidR="004F4880" w:rsidRPr="00014C50">
        <w:rPr>
          <w:rFonts w:ascii="Arial" w:hAnsi="Arial" w:cs="Arial"/>
        </w:rPr>
        <w:t>track</w:t>
      </w:r>
      <w:r w:rsidR="00742636" w:rsidRPr="00014C50">
        <w:rPr>
          <w:rFonts w:ascii="Arial" w:hAnsi="Arial" w:cs="Arial"/>
        </w:rPr>
        <w:t xml:space="preserve"> had</w:t>
      </w:r>
      <w:r w:rsidR="004F4880" w:rsidRPr="00014C50">
        <w:rPr>
          <w:rFonts w:ascii="Arial" w:hAnsi="Arial" w:cs="Arial"/>
        </w:rPr>
        <w:t xml:space="preserve"> disappear</w:t>
      </w:r>
      <w:r w:rsidR="00742636" w:rsidRPr="00014C50">
        <w:rPr>
          <w:rFonts w:ascii="Arial" w:hAnsi="Arial" w:cs="Arial"/>
        </w:rPr>
        <w:t>ed</w:t>
      </w:r>
      <w:r w:rsidR="004F4880" w:rsidRPr="00014C50">
        <w:rPr>
          <w:rFonts w:ascii="Arial" w:hAnsi="Arial" w:cs="Arial"/>
        </w:rPr>
        <w:t xml:space="preserve"> completely</w:t>
      </w:r>
      <w:r w:rsidR="00685A10" w:rsidRPr="00014C50">
        <w:rPr>
          <w:rFonts w:ascii="Arial" w:hAnsi="Arial" w:cs="Arial"/>
        </w:rPr>
        <w:t xml:space="preserve"> (</w:t>
      </w:r>
      <w:hyperlink r:id="rId21" w:history="1">
        <w:r w:rsidR="00137909" w:rsidRPr="00014C50">
          <w:rPr>
            <w:rStyle w:val="Hyperlink"/>
            <w:rFonts w:ascii="Arial" w:hAnsi="Arial" w:cs="Arial"/>
          </w:rPr>
          <w:t xml:space="preserve">Transition </w:t>
        </w:r>
        <w:r w:rsidR="00685A10" w:rsidRPr="00014C50">
          <w:rPr>
            <w:rStyle w:val="Hyperlink"/>
            <w:rFonts w:ascii="Arial" w:hAnsi="Arial" w:cs="Arial"/>
          </w:rPr>
          <w:t>2A</w:t>
        </w:r>
      </w:hyperlink>
      <w:r w:rsidR="00685A10" w:rsidRPr="00014C50">
        <w:rPr>
          <w:rFonts w:ascii="Arial" w:hAnsi="Arial" w:cs="Arial"/>
        </w:rPr>
        <w:t>)</w:t>
      </w:r>
      <w:r w:rsidR="004F4880" w:rsidRPr="00014C50">
        <w:rPr>
          <w:rFonts w:ascii="Arial" w:hAnsi="Arial" w:cs="Arial"/>
        </w:rPr>
        <w:t xml:space="preserve">. Fluidity was </w:t>
      </w:r>
      <w:r w:rsidR="006E2C53" w:rsidRPr="00014C50">
        <w:rPr>
          <w:rFonts w:ascii="Arial" w:hAnsi="Arial" w:cs="Arial"/>
        </w:rPr>
        <w:t>the</w:t>
      </w:r>
      <w:r w:rsidR="004F4880" w:rsidRPr="00014C50">
        <w:rPr>
          <w:rFonts w:ascii="Arial" w:hAnsi="Arial" w:cs="Arial"/>
        </w:rPr>
        <w:t xml:space="preserve"> objective, as it was for Hawtin’s </w:t>
      </w:r>
      <w:r w:rsidR="004F4880" w:rsidRPr="00014C50">
        <w:rPr>
          <w:rFonts w:ascii="Arial" w:hAnsi="Arial" w:cs="Arial"/>
          <w:i/>
          <w:iCs/>
        </w:rPr>
        <w:t>DE9</w:t>
      </w:r>
      <w:r w:rsidR="004F4880" w:rsidRPr="00014C50">
        <w:rPr>
          <w:rFonts w:ascii="Arial" w:hAnsi="Arial" w:cs="Arial"/>
        </w:rPr>
        <w:t xml:space="preserve"> trilogy (1999; 2001; 2005). Across three channels</w:t>
      </w:r>
      <w:r w:rsidR="00C61A20" w:rsidRPr="00014C50">
        <w:rPr>
          <w:rFonts w:ascii="Arial" w:hAnsi="Arial" w:cs="Arial"/>
        </w:rPr>
        <w:t>,</w:t>
      </w:r>
      <w:r w:rsidR="004F4880" w:rsidRPr="00014C50">
        <w:rPr>
          <w:rFonts w:ascii="Arial" w:hAnsi="Arial" w:cs="Arial"/>
        </w:rPr>
        <w:t xml:space="preserve"> and </w:t>
      </w:r>
      <w:r w:rsidR="00F927D7" w:rsidRPr="00014C50">
        <w:rPr>
          <w:rFonts w:ascii="Arial" w:hAnsi="Arial" w:cs="Arial"/>
        </w:rPr>
        <w:t xml:space="preserve">with </w:t>
      </w:r>
      <w:r w:rsidR="00C61A20" w:rsidRPr="00014C50">
        <w:rPr>
          <w:rFonts w:ascii="Arial" w:hAnsi="Arial" w:cs="Arial"/>
        </w:rPr>
        <w:t xml:space="preserve">various </w:t>
      </w:r>
      <w:r w:rsidR="004F4880" w:rsidRPr="00014C50">
        <w:rPr>
          <w:rFonts w:ascii="Arial" w:hAnsi="Arial" w:cs="Arial"/>
        </w:rPr>
        <w:t xml:space="preserve">clips representing partial deconstructions of two original works, the summed audio </w:t>
      </w:r>
      <w:r w:rsidR="004E27CF" w:rsidRPr="00014C50">
        <w:rPr>
          <w:rFonts w:ascii="Arial" w:hAnsi="Arial" w:cs="Arial"/>
        </w:rPr>
        <w:t xml:space="preserve">transformed gradually </w:t>
      </w:r>
      <w:r w:rsidR="004F4880" w:rsidRPr="00014C50">
        <w:rPr>
          <w:rFonts w:ascii="Arial" w:hAnsi="Arial" w:cs="Arial"/>
        </w:rPr>
        <w:t>over time.</w:t>
      </w:r>
      <w:r w:rsidR="00512D92" w:rsidRPr="00014C50">
        <w:rPr>
          <w:rFonts w:ascii="Arial" w:hAnsi="Arial" w:cs="Arial"/>
        </w:rPr>
        <w:t xml:space="preserve"> This approach to assembl</w:t>
      </w:r>
      <w:r w:rsidR="00C61A20" w:rsidRPr="00014C50">
        <w:rPr>
          <w:rFonts w:ascii="Arial" w:hAnsi="Arial" w:cs="Arial"/>
        </w:rPr>
        <w:t>ing tracks was</w:t>
      </w:r>
      <w:r w:rsidR="00512D92" w:rsidRPr="00014C50">
        <w:rPr>
          <w:rFonts w:ascii="Arial" w:hAnsi="Arial" w:cs="Arial"/>
        </w:rPr>
        <w:t xml:space="preserve"> continued throughout the hour-long performance.</w:t>
      </w:r>
      <w:r w:rsidR="004F4880" w:rsidRPr="00014C50">
        <w:rPr>
          <w:rFonts w:ascii="Arial" w:hAnsi="Arial" w:cs="Arial"/>
        </w:rPr>
        <w:t xml:space="preserve"> </w:t>
      </w:r>
    </w:p>
    <w:p w14:paraId="070E5532" w14:textId="090DCF38" w:rsidR="00305AD2" w:rsidRPr="00014C50" w:rsidRDefault="00305AD2" w:rsidP="00D8289F">
      <w:pPr>
        <w:jc w:val="both"/>
        <w:rPr>
          <w:rFonts w:ascii="Arial" w:hAnsi="Arial" w:cs="Arial"/>
        </w:rPr>
      </w:pPr>
    </w:p>
    <w:p w14:paraId="32BDC820" w14:textId="77777777" w:rsidR="00512D92" w:rsidRPr="00014C50" w:rsidRDefault="00512D92" w:rsidP="00D8289F">
      <w:pPr>
        <w:jc w:val="center"/>
        <w:rPr>
          <w:rFonts w:ascii="Arial" w:hAnsi="Arial" w:cs="Arial"/>
        </w:rPr>
      </w:pPr>
      <w:r w:rsidRPr="00014C50">
        <w:rPr>
          <w:rFonts w:ascii="Arial" w:hAnsi="Arial" w:cs="Arial"/>
          <w:noProof/>
        </w:rPr>
        <w:drawing>
          <wp:inline distT="0" distB="0" distL="0" distR="0" wp14:anchorId="383FDBF8" wp14:editId="6C6C69D0">
            <wp:extent cx="3882472" cy="3172265"/>
            <wp:effectExtent l="0" t="0" r="3810" b="317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2" cstate="email">
                      <a:extLst>
                        <a:ext uri="{28A0092B-C50C-407E-A947-70E740481C1C}">
                          <a14:useLocalDpi xmlns:a14="http://schemas.microsoft.com/office/drawing/2010/main"/>
                        </a:ext>
                      </a:extLst>
                    </a:blip>
                    <a:stretch>
                      <a:fillRect/>
                    </a:stretch>
                  </pic:blipFill>
                  <pic:spPr>
                    <a:xfrm>
                      <a:off x="0" y="0"/>
                      <a:ext cx="3912636" cy="3196911"/>
                    </a:xfrm>
                    <a:prstGeom prst="rect">
                      <a:avLst/>
                    </a:prstGeom>
                  </pic:spPr>
                </pic:pic>
              </a:graphicData>
            </a:graphic>
          </wp:inline>
        </w:drawing>
      </w:r>
    </w:p>
    <w:p w14:paraId="35B33D35" w14:textId="1D2F136A" w:rsidR="00512D92" w:rsidRPr="00216E02" w:rsidRDefault="00C234F1" w:rsidP="00D8289F">
      <w:pPr>
        <w:jc w:val="center"/>
        <w:rPr>
          <w:rFonts w:ascii="Arial" w:hAnsi="Arial" w:cs="Arial"/>
          <w:highlight w:val="green"/>
        </w:rPr>
      </w:pPr>
      <w:r w:rsidRPr="00216E02">
        <w:rPr>
          <w:rFonts w:ascii="Arial" w:hAnsi="Arial" w:cs="Arial"/>
        </w:rPr>
        <w:t xml:space="preserve">Fig. 6: </w:t>
      </w:r>
      <w:r w:rsidR="00512D92" w:rsidRPr="00216E02">
        <w:rPr>
          <w:rFonts w:ascii="Arial" w:hAnsi="Arial" w:cs="Arial"/>
        </w:rPr>
        <w:t xml:space="preserve">Timestamps for tracks played in </w:t>
      </w:r>
      <w:r w:rsidR="00512D92" w:rsidRPr="00216E02">
        <w:rPr>
          <w:rFonts w:ascii="Arial" w:hAnsi="Arial" w:cs="Arial"/>
          <w:i/>
          <w:iCs/>
        </w:rPr>
        <w:t>RTO</w:t>
      </w:r>
      <w:r w:rsidR="00512D92" w:rsidRPr="00216E02">
        <w:rPr>
          <w:rFonts w:ascii="Arial" w:hAnsi="Arial" w:cs="Arial"/>
        </w:rPr>
        <w:t>.</w:t>
      </w:r>
      <w:r w:rsidR="006136A5" w:rsidRPr="00216E02">
        <w:rPr>
          <w:rFonts w:ascii="Arial" w:hAnsi="Arial" w:cs="Arial"/>
        </w:rPr>
        <w:t xml:space="preserve"> </w:t>
      </w:r>
      <w:r w:rsidR="00F33CB9" w:rsidRPr="00216E02">
        <w:rPr>
          <w:rFonts w:ascii="Arial" w:hAnsi="Arial" w:cs="Arial"/>
        </w:rPr>
        <w:t>R</w:t>
      </w:r>
      <w:r w:rsidR="006136A5" w:rsidRPr="00216E02">
        <w:rPr>
          <w:rFonts w:ascii="Arial" w:hAnsi="Arial" w:cs="Arial"/>
        </w:rPr>
        <w:t xml:space="preserve">ed rows indicate </w:t>
      </w:r>
      <w:r w:rsidR="00F33CB9" w:rsidRPr="00216E02">
        <w:rPr>
          <w:rFonts w:ascii="Arial" w:hAnsi="Arial" w:cs="Arial"/>
        </w:rPr>
        <w:t xml:space="preserve">where </w:t>
      </w:r>
      <w:r w:rsidR="006136A5" w:rsidRPr="00216E02">
        <w:rPr>
          <w:rFonts w:ascii="Arial" w:hAnsi="Arial" w:cs="Arial"/>
        </w:rPr>
        <w:t>clips from three separate tracks played simultaneously</w:t>
      </w:r>
      <w:r w:rsidR="00A268BA" w:rsidRPr="00216E02">
        <w:rPr>
          <w:rFonts w:ascii="Arial" w:hAnsi="Arial" w:cs="Arial"/>
        </w:rPr>
        <w:t>.</w:t>
      </w:r>
      <w:r w:rsidR="006136A5" w:rsidRPr="00216E02">
        <w:rPr>
          <w:rFonts w:ascii="Arial" w:hAnsi="Arial" w:cs="Arial"/>
        </w:rPr>
        <w:t xml:space="preserve"> </w:t>
      </w:r>
      <w:r w:rsidR="00A268BA" w:rsidRPr="00216E02">
        <w:rPr>
          <w:rFonts w:ascii="Arial" w:hAnsi="Arial" w:cs="Arial"/>
        </w:rPr>
        <w:t>A</w:t>
      </w:r>
      <w:r w:rsidR="006136A5" w:rsidRPr="00216E02">
        <w:rPr>
          <w:rFonts w:ascii="Arial" w:hAnsi="Arial" w:cs="Arial"/>
        </w:rPr>
        <w:t xml:space="preserve">t other times the set </w:t>
      </w:r>
      <w:r w:rsidR="00F33CB9" w:rsidRPr="00216E02">
        <w:rPr>
          <w:rFonts w:ascii="Arial" w:hAnsi="Arial" w:cs="Arial"/>
        </w:rPr>
        <w:t xml:space="preserve">represented </w:t>
      </w:r>
      <w:r w:rsidR="006136A5" w:rsidRPr="00216E02">
        <w:rPr>
          <w:rFonts w:ascii="Arial" w:hAnsi="Arial" w:cs="Arial"/>
        </w:rPr>
        <w:t>blended duplicates or triplicates from the same source audio.</w:t>
      </w:r>
    </w:p>
    <w:p w14:paraId="35F46480" w14:textId="77777777" w:rsidR="008B525B" w:rsidRPr="00014C50" w:rsidRDefault="008B525B" w:rsidP="00D8289F">
      <w:pPr>
        <w:jc w:val="both"/>
        <w:rPr>
          <w:rFonts w:ascii="Arial" w:hAnsi="Arial" w:cs="Arial"/>
        </w:rPr>
      </w:pPr>
    </w:p>
    <w:p w14:paraId="0DC33DC9" w14:textId="60FB6B3E" w:rsidR="00D8289F" w:rsidRPr="00014C50" w:rsidRDefault="004F4880" w:rsidP="00D8289F">
      <w:pPr>
        <w:jc w:val="both"/>
        <w:rPr>
          <w:rFonts w:ascii="Arial" w:hAnsi="Arial" w:cs="Arial"/>
        </w:rPr>
      </w:pPr>
      <w:r w:rsidRPr="00014C50">
        <w:rPr>
          <w:rFonts w:ascii="Arial" w:hAnsi="Arial" w:cs="Arial"/>
        </w:rPr>
        <w:t xml:space="preserve">The process of moving from one track to the next represented a kind of homogenisation between works. If part of one track stood out from the other, it was equalised or filtered, or its volume was lowered, until </w:t>
      </w:r>
      <w:r w:rsidR="00657421" w:rsidRPr="00014C50">
        <w:rPr>
          <w:rFonts w:ascii="Arial" w:hAnsi="Arial" w:cs="Arial"/>
        </w:rPr>
        <w:t xml:space="preserve">at the </w:t>
      </w:r>
      <w:r w:rsidRPr="00014C50">
        <w:rPr>
          <w:rFonts w:ascii="Arial" w:hAnsi="Arial" w:cs="Arial"/>
        </w:rPr>
        <w:t>mixer it became difficult to determine the origin of each sound</w:t>
      </w:r>
      <w:r w:rsidR="001A2021" w:rsidRPr="00014C50">
        <w:rPr>
          <w:rFonts w:ascii="Arial" w:hAnsi="Arial" w:cs="Arial"/>
        </w:rPr>
        <w:t>.</w:t>
      </w:r>
      <w:r w:rsidR="00512D92" w:rsidRPr="00014C50">
        <w:rPr>
          <w:rFonts w:ascii="Arial" w:hAnsi="Arial" w:cs="Arial"/>
        </w:rPr>
        <w:t xml:space="preserve"> </w:t>
      </w:r>
      <w:r w:rsidR="00E8741F">
        <w:rPr>
          <w:rFonts w:ascii="Arial" w:hAnsi="Arial" w:cs="Arial"/>
        </w:rPr>
        <w:t>With sync mitigating the</w:t>
      </w:r>
      <w:r w:rsidR="00512D92" w:rsidRPr="00014C50">
        <w:rPr>
          <w:rFonts w:ascii="Arial" w:hAnsi="Arial" w:cs="Arial"/>
        </w:rPr>
        <w:t xml:space="preserve"> risk of </w:t>
      </w:r>
      <w:r w:rsidR="00F82E68" w:rsidRPr="00014C50">
        <w:rPr>
          <w:rFonts w:ascii="Arial" w:hAnsi="Arial" w:cs="Arial"/>
        </w:rPr>
        <w:t xml:space="preserve">a </w:t>
      </w:r>
      <w:r w:rsidR="00512D92" w:rsidRPr="00014C50">
        <w:rPr>
          <w:rFonts w:ascii="Arial" w:hAnsi="Arial" w:cs="Arial"/>
        </w:rPr>
        <w:t xml:space="preserve">trainwreck, </w:t>
      </w:r>
      <w:r w:rsidR="001A2021" w:rsidRPr="00014C50">
        <w:rPr>
          <w:rFonts w:ascii="Arial" w:hAnsi="Arial" w:cs="Arial"/>
        </w:rPr>
        <w:t xml:space="preserve">the </w:t>
      </w:r>
      <w:r w:rsidR="00A3358A" w:rsidRPr="00014C50">
        <w:rPr>
          <w:rFonts w:ascii="Arial" w:hAnsi="Arial" w:cs="Arial"/>
        </w:rPr>
        <w:t xml:space="preserve">DJ’s </w:t>
      </w:r>
      <w:r w:rsidR="00512D92" w:rsidRPr="00014C50">
        <w:rPr>
          <w:rFonts w:ascii="Arial" w:hAnsi="Arial" w:cs="Arial"/>
        </w:rPr>
        <w:t xml:space="preserve">cognitive </w:t>
      </w:r>
      <w:r w:rsidR="00A3358A" w:rsidRPr="00014C50">
        <w:rPr>
          <w:rFonts w:ascii="Arial" w:hAnsi="Arial" w:cs="Arial"/>
        </w:rPr>
        <w:t xml:space="preserve">function </w:t>
      </w:r>
      <w:r w:rsidR="001A2021" w:rsidRPr="00014C50">
        <w:rPr>
          <w:rFonts w:ascii="Arial" w:hAnsi="Arial" w:cs="Arial"/>
        </w:rPr>
        <w:t xml:space="preserve">could be directed </w:t>
      </w:r>
      <w:r w:rsidR="00512D92" w:rsidRPr="00014C50">
        <w:rPr>
          <w:rFonts w:ascii="Arial" w:hAnsi="Arial" w:cs="Arial"/>
        </w:rPr>
        <w:t>toward</w:t>
      </w:r>
      <w:r w:rsidR="007E4BBA" w:rsidRPr="00014C50">
        <w:rPr>
          <w:rFonts w:ascii="Arial" w:hAnsi="Arial" w:cs="Arial"/>
        </w:rPr>
        <w:t>s</w:t>
      </w:r>
      <w:r w:rsidR="00512D92" w:rsidRPr="00014C50">
        <w:rPr>
          <w:rFonts w:ascii="Arial" w:hAnsi="Arial" w:cs="Arial"/>
        </w:rPr>
        <w:t xml:space="preserve"> the blend of frequencies and amplitudes, rather than </w:t>
      </w:r>
      <w:r w:rsidR="00BB6F3C">
        <w:rPr>
          <w:rFonts w:ascii="Arial" w:hAnsi="Arial" w:cs="Arial"/>
        </w:rPr>
        <w:t>towards</w:t>
      </w:r>
      <w:r w:rsidR="00512D92" w:rsidRPr="00014C50">
        <w:rPr>
          <w:rFonts w:ascii="Arial" w:hAnsi="Arial" w:cs="Arial"/>
        </w:rPr>
        <w:t xml:space="preserve"> rhythmic alignment. </w:t>
      </w:r>
      <w:r w:rsidR="00BE1E0D" w:rsidRPr="00014C50">
        <w:rPr>
          <w:rFonts w:ascii="Arial" w:hAnsi="Arial" w:cs="Arial"/>
        </w:rPr>
        <w:t xml:space="preserve">While </w:t>
      </w:r>
      <w:r w:rsidR="00657421" w:rsidRPr="00014C50">
        <w:rPr>
          <w:rFonts w:ascii="Arial" w:hAnsi="Arial" w:cs="Arial"/>
        </w:rPr>
        <w:t xml:space="preserve">a blend </w:t>
      </w:r>
      <w:r w:rsidR="00BE1E0D" w:rsidRPr="00014C50">
        <w:rPr>
          <w:rFonts w:ascii="Arial" w:hAnsi="Arial" w:cs="Arial"/>
        </w:rPr>
        <w:t xml:space="preserve">between tracks </w:t>
      </w:r>
      <w:r w:rsidR="00657421" w:rsidRPr="00014C50">
        <w:rPr>
          <w:rFonts w:ascii="Arial" w:hAnsi="Arial" w:cs="Arial"/>
        </w:rPr>
        <w:t xml:space="preserve">was pursued in </w:t>
      </w:r>
      <w:r w:rsidR="002B4915" w:rsidRPr="00014C50">
        <w:rPr>
          <w:rFonts w:ascii="Arial" w:hAnsi="Arial" w:cs="Arial"/>
        </w:rPr>
        <w:t>both the</w:t>
      </w:r>
      <w:r w:rsidR="00BE1E0D" w:rsidRPr="00014C50">
        <w:rPr>
          <w:rFonts w:ascii="Arial" w:hAnsi="Arial" w:cs="Arial"/>
        </w:rPr>
        <w:t xml:space="preserve"> pre- and post-sync performances, in this </w:t>
      </w:r>
      <w:r w:rsidR="00512D92" w:rsidRPr="00014C50">
        <w:rPr>
          <w:rFonts w:ascii="Arial" w:hAnsi="Arial" w:cs="Arial"/>
        </w:rPr>
        <w:t>performance</w:t>
      </w:r>
      <w:r w:rsidR="00BE1E0D" w:rsidRPr="00014C50">
        <w:rPr>
          <w:rFonts w:ascii="Arial" w:hAnsi="Arial" w:cs="Arial"/>
        </w:rPr>
        <w:t xml:space="preserve"> the blends were more gradual, more layered</w:t>
      </w:r>
      <w:r w:rsidR="00CA4F7F" w:rsidRPr="00014C50">
        <w:rPr>
          <w:rFonts w:ascii="Arial" w:hAnsi="Arial" w:cs="Arial"/>
        </w:rPr>
        <w:t>,</w:t>
      </w:r>
      <w:r w:rsidR="00BE1E0D" w:rsidRPr="00014C50">
        <w:rPr>
          <w:rFonts w:ascii="Arial" w:hAnsi="Arial" w:cs="Arial"/>
        </w:rPr>
        <w:t xml:space="preserve"> and more precise</w:t>
      </w:r>
      <w:r w:rsidR="00685A10" w:rsidRPr="00014C50">
        <w:rPr>
          <w:rFonts w:ascii="Arial" w:hAnsi="Arial" w:cs="Arial"/>
        </w:rPr>
        <w:t xml:space="preserve"> </w:t>
      </w:r>
      <w:r w:rsidR="00137909" w:rsidRPr="00014C50">
        <w:rPr>
          <w:rFonts w:ascii="Arial" w:hAnsi="Arial" w:cs="Arial"/>
        </w:rPr>
        <w:t>(</w:t>
      </w:r>
      <w:hyperlink r:id="rId23" w:history="1">
        <w:r w:rsidR="00137909" w:rsidRPr="00014C50">
          <w:rPr>
            <w:rStyle w:val="Hyperlink"/>
            <w:rFonts w:ascii="Arial" w:hAnsi="Arial" w:cs="Arial"/>
          </w:rPr>
          <w:t xml:space="preserve">Transition </w:t>
        </w:r>
        <w:r w:rsidR="00685A10" w:rsidRPr="00014C50">
          <w:rPr>
            <w:rStyle w:val="Hyperlink"/>
            <w:rFonts w:ascii="Arial" w:hAnsi="Arial" w:cs="Arial"/>
          </w:rPr>
          <w:t>2B</w:t>
        </w:r>
      </w:hyperlink>
      <w:r w:rsidR="00685A10" w:rsidRPr="00014C50">
        <w:rPr>
          <w:rFonts w:ascii="Arial" w:hAnsi="Arial" w:cs="Arial"/>
        </w:rPr>
        <w:t>)</w:t>
      </w:r>
      <w:r w:rsidR="001A2021" w:rsidRPr="00014C50">
        <w:rPr>
          <w:rFonts w:ascii="Arial" w:hAnsi="Arial" w:cs="Arial"/>
        </w:rPr>
        <w:t>.</w:t>
      </w:r>
    </w:p>
    <w:p w14:paraId="5DDC474B" w14:textId="162610C7" w:rsidR="004243B6" w:rsidRPr="00014C50" w:rsidRDefault="004F4880" w:rsidP="00D8289F">
      <w:pPr>
        <w:jc w:val="both"/>
        <w:rPr>
          <w:rFonts w:ascii="Arial" w:hAnsi="Arial" w:cs="Arial"/>
        </w:rPr>
      </w:pPr>
      <w:r w:rsidRPr="00014C50">
        <w:rPr>
          <w:rFonts w:ascii="Arial" w:hAnsi="Arial" w:cs="Arial"/>
        </w:rPr>
        <w:t xml:space="preserve"> </w:t>
      </w:r>
    </w:p>
    <w:p w14:paraId="169880D3" w14:textId="67DD03FB" w:rsidR="002120DB" w:rsidRPr="00216E02" w:rsidRDefault="0046084E" w:rsidP="005B5B56">
      <w:pPr>
        <w:pStyle w:val="Heading2"/>
        <w:rPr>
          <w:rFonts w:ascii="Arial" w:hAnsi="Arial" w:cs="Arial"/>
          <w:sz w:val="24"/>
          <w:szCs w:val="24"/>
        </w:rPr>
      </w:pPr>
      <w:r w:rsidRPr="00216E02">
        <w:rPr>
          <w:rFonts w:ascii="Arial" w:hAnsi="Arial" w:cs="Arial"/>
          <w:sz w:val="24"/>
          <w:szCs w:val="24"/>
        </w:rPr>
        <w:t>A</w:t>
      </w:r>
      <w:r w:rsidR="002120DB" w:rsidRPr="00216E02">
        <w:rPr>
          <w:rFonts w:ascii="Arial" w:hAnsi="Arial" w:cs="Arial"/>
          <w:sz w:val="24"/>
          <w:szCs w:val="24"/>
        </w:rPr>
        <w:t xml:space="preserve">uthenticity and </w:t>
      </w:r>
      <w:r w:rsidRPr="00216E02">
        <w:rPr>
          <w:rFonts w:ascii="Arial" w:hAnsi="Arial" w:cs="Arial"/>
          <w:sz w:val="24"/>
          <w:szCs w:val="24"/>
        </w:rPr>
        <w:t>v</w:t>
      </w:r>
      <w:r w:rsidR="002120DB" w:rsidRPr="00216E02">
        <w:rPr>
          <w:rFonts w:ascii="Arial" w:hAnsi="Arial" w:cs="Arial"/>
          <w:sz w:val="24"/>
          <w:szCs w:val="24"/>
        </w:rPr>
        <w:t>irtuosity</w:t>
      </w:r>
      <w:r w:rsidRPr="00216E02">
        <w:rPr>
          <w:rFonts w:ascii="Arial" w:hAnsi="Arial" w:cs="Arial"/>
          <w:sz w:val="24"/>
          <w:szCs w:val="24"/>
        </w:rPr>
        <w:t xml:space="preserve"> after sync</w:t>
      </w:r>
    </w:p>
    <w:p w14:paraId="7DCFEFB5" w14:textId="3E3BF969" w:rsidR="009B6A75" w:rsidRPr="00014C50" w:rsidRDefault="009B6A75" w:rsidP="00D8289F">
      <w:pPr>
        <w:jc w:val="both"/>
        <w:rPr>
          <w:rFonts w:ascii="Arial" w:hAnsi="Arial" w:cs="Arial"/>
        </w:rPr>
      </w:pPr>
    </w:p>
    <w:p w14:paraId="40309271" w14:textId="1451E2F0" w:rsidR="00AF3B28" w:rsidRPr="00014C50" w:rsidRDefault="002B4915" w:rsidP="00D8289F">
      <w:pPr>
        <w:jc w:val="both"/>
        <w:rPr>
          <w:rFonts w:ascii="Arial" w:hAnsi="Arial" w:cs="Arial"/>
        </w:rPr>
      </w:pPr>
      <w:r w:rsidRPr="00014C50">
        <w:rPr>
          <w:rFonts w:ascii="Arial" w:hAnsi="Arial" w:cs="Arial"/>
        </w:rPr>
        <w:t xml:space="preserve">Virtuosity in </w:t>
      </w:r>
      <w:r w:rsidR="00964B7B" w:rsidRPr="00014C50">
        <w:rPr>
          <w:rFonts w:ascii="Arial" w:hAnsi="Arial" w:cs="Arial"/>
          <w:i/>
          <w:iCs/>
        </w:rPr>
        <w:t>RTO</w:t>
      </w:r>
      <w:r w:rsidR="00964B7B" w:rsidRPr="00014C50">
        <w:rPr>
          <w:rFonts w:ascii="Arial" w:hAnsi="Arial" w:cs="Arial"/>
        </w:rPr>
        <w:t xml:space="preserve"> </w:t>
      </w:r>
      <w:r w:rsidRPr="00014C50">
        <w:rPr>
          <w:rFonts w:ascii="Arial" w:hAnsi="Arial" w:cs="Arial"/>
        </w:rPr>
        <w:t>was not displayed through tactile handling, but through performance configuration and pre-production</w:t>
      </w:r>
      <w:r w:rsidR="00AF3B28" w:rsidRPr="00014C50">
        <w:rPr>
          <w:rFonts w:ascii="Arial" w:hAnsi="Arial" w:cs="Arial"/>
        </w:rPr>
        <w:t>; as Deadmau5 explained: “</w:t>
      </w:r>
      <w:r w:rsidR="00AF3B28" w:rsidRPr="00014C50">
        <w:rPr>
          <w:rFonts w:ascii="Arial" w:hAnsi="Arial" w:cs="Arial"/>
          <w:color w:val="000000"/>
          <w:shd w:val="clear" w:color="auto" w:fill="FFFFFF"/>
        </w:rPr>
        <w:t xml:space="preserve">my “skills” and other PRODUCER’S skills shine where it </w:t>
      </w:r>
      <w:r w:rsidR="00AF3B28" w:rsidRPr="00014C50">
        <w:rPr>
          <w:rFonts w:ascii="Arial" w:hAnsi="Arial" w:cs="Arial"/>
          <w:i/>
          <w:iCs/>
          <w:color w:val="000000"/>
          <w:shd w:val="clear" w:color="auto" w:fill="FFFFFF"/>
        </w:rPr>
        <w:t>[sic]</w:t>
      </w:r>
      <w:r w:rsidR="00AF3B28" w:rsidRPr="00014C50">
        <w:rPr>
          <w:rFonts w:ascii="Arial" w:hAnsi="Arial" w:cs="Arial"/>
          <w:color w:val="000000"/>
          <w:shd w:val="clear" w:color="auto" w:fill="FFFFFF"/>
        </w:rPr>
        <w:t xml:space="preserve"> needs to </w:t>
      </w:r>
      <w:proofErr w:type="gramStart"/>
      <w:r w:rsidR="00AF3B28" w:rsidRPr="00014C50">
        <w:rPr>
          <w:rFonts w:ascii="Arial" w:hAnsi="Arial" w:cs="Arial"/>
          <w:color w:val="000000"/>
          <w:shd w:val="clear" w:color="auto" w:fill="FFFFFF"/>
        </w:rPr>
        <w:t>shine:</w:t>
      </w:r>
      <w:proofErr w:type="gramEnd"/>
      <w:r w:rsidR="00AF3B28" w:rsidRPr="00014C50">
        <w:rPr>
          <w:rFonts w:ascii="Arial" w:hAnsi="Arial" w:cs="Arial"/>
          <w:color w:val="000000"/>
          <w:shd w:val="clear" w:color="auto" w:fill="FFFFFF"/>
        </w:rPr>
        <w:t xml:space="preserve"> in the goddamned studio”</w:t>
      </w:r>
      <w:r w:rsidR="00AF3B28" w:rsidRPr="00014C50">
        <w:rPr>
          <w:rFonts w:ascii="Arial" w:hAnsi="Arial" w:cs="Arial"/>
        </w:rPr>
        <w:t xml:space="preserve"> (2012</w:t>
      </w:r>
      <w:r w:rsidR="00F932EA" w:rsidRPr="00014C50">
        <w:rPr>
          <w:rFonts w:ascii="Arial" w:hAnsi="Arial" w:cs="Arial"/>
        </w:rPr>
        <w:t xml:space="preserve">. Emphasis </w:t>
      </w:r>
      <w:r w:rsidR="00CE063B" w:rsidRPr="00014C50">
        <w:rPr>
          <w:rFonts w:ascii="Arial" w:hAnsi="Arial" w:cs="Arial"/>
        </w:rPr>
        <w:t>Zimmerman</w:t>
      </w:r>
      <w:r w:rsidR="00AF3B28" w:rsidRPr="00014C50">
        <w:rPr>
          <w:rFonts w:ascii="Arial" w:hAnsi="Arial" w:cs="Arial"/>
        </w:rPr>
        <w:t>).</w:t>
      </w:r>
    </w:p>
    <w:p w14:paraId="126D4045" w14:textId="77777777" w:rsidR="00AF3B28" w:rsidRPr="00014C50" w:rsidRDefault="00AF3B28" w:rsidP="00D8289F">
      <w:pPr>
        <w:jc w:val="both"/>
        <w:rPr>
          <w:rFonts w:ascii="Arial" w:hAnsi="Arial" w:cs="Arial"/>
        </w:rPr>
      </w:pPr>
    </w:p>
    <w:p w14:paraId="6A016B4C" w14:textId="7A48ACFB" w:rsidR="00AF3B28" w:rsidRPr="00014C50" w:rsidRDefault="00DB0C99" w:rsidP="00D8289F">
      <w:pPr>
        <w:jc w:val="both"/>
        <w:rPr>
          <w:rFonts w:ascii="Arial" w:hAnsi="Arial" w:cs="Arial"/>
        </w:rPr>
      </w:pPr>
      <w:r w:rsidRPr="00014C50">
        <w:rPr>
          <w:rFonts w:ascii="Arial" w:hAnsi="Arial" w:cs="Arial"/>
        </w:rPr>
        <w:t>S</w:t>
      </w:r>
      <w:r w:rsidR="00AF3B28" w:rsidRPr="00014C50">
        <w:rPr>
          <w:rFonts w:ascii="Arial" w:hAnsi="Arial" w:cs="Arial"/>
        </w:rPr>
        <w:t xml:space="preserve">kill </w:t>
      </w:r>
      <w:r w:rsidR="00964B7B" w:rsidRPr="00014C50">
        <w:rPr>
          <w:rFonts w:ascii="Arial" w:hAnsi="Arial" w:cs="Arial"/>
        </w:rPr>
        <w:t xml:space="preserve">in </w:t>
      </w:r>
      <w:r w:rsidRPr="00014C50">
        <w:rPr>
          <w:rFonts w:ascii="Arial" w:hAnsi="Arial" w:cs="Arial"/>
          <w:i/>
          <w:iCs/>
        </w:rPr>
        <w:t>RTO</w:t>
      </w:r>
      <w:r w:rsidRPr="00014C50">
        <w:rPr>
          <w:rFonts w:ascii="Arial" w:hAnsi="Arial" w:cs="Arial"/>
        </w:rPr>
        <w:t xml:space="preserve"> </w:t>
      </w:r>
      <w:r w:rsidR="00AF3B28" w:rsidRPr="00014C50">
        <w:rPr>
          <w:rFonts w:ascii="Arial" w:hAnsi="Arial" w:cs="Arial"/>
        </w:rPr>
        <w:t xml:space="preserve">was demonstrated through </w:t>
      </w:r>
      <w:r w:rsidR="00964B7B" w:rsidRPr="00014C50">
        <w:rPr>
          <w:rFonts w:ascii="Arial" w:hAnsi="Arial" w:cs="Arial"/>
        </w:rPr>
        <w:t xml:space="preserve">the design of </w:t>
      </w:r>
      <w:r w:rsidR="00AF3B28" w:rsidRPr="00014C50">
        <w:rPr>
          <w:rFonts w:ascii="Arial" w:hAnsi="Arial" w:cs="Arial"/>
        </w:rPr>
        <w:t xml:space="preserve">a </w:t>
      </w:r>
      <w:r w:rsidRPr="00014C50">
        <w:rPr>
          <w:rFonts w:ascii="Arial" w:hAnsi="Arial" w:cs="Arial"/>
        </w:rPr>
        <w:t>custom</w:t>
      </w:r>
      <w:r w:rsidR="00AF3B28" w:rsidRPr="00014C50">
        <w:rPr>
          <w:rFonts w:ascii="Arial" w:hAnsi="Arial" w:cs="Arial"/>
        </w:rPr>
        <w:t xml:space="preserve"> instrument</w:t>
      </w:r>
      <w:r w:rsidR="008549EA" w:rsidRPr="00014C50">
        <w:rPr>
          <w:rFonts w:ascii="Arial" w:hAnsi="Arial" w:cs="Arial"/>
        </w:rPr>
        <w:t xml:space="preserve"> that was configured to play exclusive music</w:t>
      </w:r>
      <w:r w:rsidR="00E002D5">
        <w:rPr>
          <w:rFonts w:ascii="Arial" w:hAnsi="Arial" w:cs="Arial"/>
        </w:rPr>
        <w:t>—</w:t>
      </w:r>
      <w:r w:rsidRPr="00014C50">
        <w:rPr>
          <w:rFonts w:ascii="Arial" w:hAnsi="Arial" w:cs="Arial"/>
        </w:rPr>
        <w:t>routing</w:t>
      </w:r>
      <w:r w:rsidR="00E002D5">
        <w:rPr>
          <w:rFonts w:ascii="Arial" w:hAnsi="Arial" w:cs="Arial"/>
        </w:rPr>
        <w:t xml:space="preserve"> </w:t>
      </w:r>
      <w:r w:rsidR="00057BE7" w:rsidRPr="00014C50">
        <w:rPr>
          <w:rFonts w:ascii="Arial" w:hAnsi="Arial" w:cs="Arial"/>
        </w:rPr>
        <w:t xml:space="preserve">discrete audio </w:t>
      </w:r>
      <w:r w:rsidR="008549EA" w:rsidRPr="00014C50">
        <w:rPr>
          <w:rFonts w:ascii="Arial" w:hAnsi="Arial" w:cs="Arial"/>
        </w:rPr>
        <w:t xml:space="preserve">outputs </w:t>
      </w:r>
      <w:r w:rsidR="00057BE7" w:rsidRPr="00014C50">
        <w:rPr>
          <w:rFonts w:ascii="Arial" w:hAnsi="Arial" w:cs="Arial"/>
        </w:rPr>
        <w:t xml:space="preserve">from Ableton Live </w:t>
      </w:r>
      <w:r w:rsidRPr="00014C50">
        <w:rPr>
          <w:rFonts w:ascii="Arial" w:hAnsi="Arial" w:cs="Arial"/>
        </w:rPr>
        <w:t>through a Model 1 mixer departs significantly from two-deck conventions</w:t>
      </w:r>
      <w:r w:rsidR="00E002D5">
        <w:rPr>
          <w:rFonts w:ascii="Arial" w:hAnsi="Arial" w:cs="Arial"/>
        </w:rPr>
        <w:t>—</w:t>
      </w:r>
      <w:r w:rsidR="00AF3B28" w:rsidRPr="00014C50">
        <w:rPr>
          <w:rFonts w:ascii="Arial" w:hAnsi="Arial" w:cs="Arial"/>
        </w:rPr>
        <w:t>and</w:t>
      </w:r>
      <w:r w:rsidR="00E002D5">
        <w:rPr>
          <w:rFonts w:ascii="Arial" w:hAnsi="Arial" w:cs="Arial"/>
        </w:rPr>
        <w:t xml:space="preserve"> </w:t>
      </w:r>
      <w:r w:rsidR="00964B7B" w:rsidRPr="00014C50">
        <w:rPr>
          <w:rFonts w:ascii="Arial" w:hAnsi="Arial" w:cs="Arial"/>
        </w:rPr>
        <w:t xml:space="preserve">because </w:t>
      </w:r>
      <w:r w:rsidRPr="00014C50">
        <w:rPr>
          <w:rFonts w:ascii="Arial" w:hAnsi="Arial" w:cs="Arial"/>
        </w:rPr>
        <w:t>the DJ’s</w:t>
      </w:r>
      <w:r w:rsidR="00964B7B" w:rsidRPr="00014C50">
        <w:rPr>
          <w:rFonts w:ascii="Arial" w:hAnsi="Arial" w:cs="Arial"/>
        </w:rPr>
        <w:t xml:space="preserve"> handling of </w:t>
      </w:r>
      <w:r w:rsidR="00E002D5">
        <w:rPr>
          <w:rFonts w:ascii="Arial" w:hAnsi="Arial" w:cs="Arial"/>
        </w:rPr>
        <w:t>the</w:t>
      </w:r>
      <w:r w:rsidR="00AF3B28" w:rsidRPr="00014C50">
        <w:rPr>
          <w:rFonts w:ascii="Arial" w:hAnsi="Arial" w:cs="Arial"/>
        </w:rPr>
        <w:t xml:space="preserve"> music was unique to that </w:t>
      </w:r>
      <w:r w:rsidR="00964B7B" w:rsidRPr="00014C50">
        <w:rPr>
          <w:rFonts w:ascii="Arial" w:hAnsi="Arial" w:cs="Arial"/>
        </w:rPr>
        <w:t>performance</w:t>
      </w:r>
      <w:r w:rsidR="00AF3B28" w:rsidRPr="00014C50">
        <w:rPr>
          <w:rFonts w:ascii="Arial" w:hAnsi="Arial" w:cs="Arial"/>
        </w:rPr>
        <w:t xml:space="preserve">. </w:t>
      </w:r>
      <w:r w:rsidRPr="00014C50">
        <w:rPr>
          <w:rFonts w:ascii="Arial" w:hAnsi="Arial" w:cs="Arial"/>
        </w:rPr>
        <w:t xml:space="preserve">It was not necessary </w:t>
      </w:r>
      <w:r w:rsidR="00AF3B28" w:rsidRPr="00014C50">
        <w:rPr>
          <w:rFonts w:ascii="Arial" w:hAnsi="Arial" w:cs="Arial"/>
        </w:rPr>
        <w:t xml:space="preserve">to demonstrate visible tactile control over the alignment of tracks, instead </w:t>
      </w:r>
      <w:r w:rsidRPr="00014C50">
        <w:rPr>
          <w:rFonts w:ascii="Arial" w:hAnsi="Arial" w:cs="Arial"/>
        </w:rPr>
        <w:t xml:space="preserve">tracks </w:t>
      </w:r>
      <w:r w:rsidR="00AF3B28" w:rsidRPr="00014C50">
        <w:rPr>
          <w:rFonts w:ascii="Arial" w:hAnsi="Arial" w:cs="Arial"/>
        </w:rPr>
        <w:t>that had never been heard</w:t>
      </w:r>
      <w:r w:rsidRPr="00014C50">
        <w:rPr>
          <w:rFonts w:ascii="Arial" w:hAnsi="Arial" w:cs="Arial"/>
        </w:rPr>
        <w:t xml:space="preserve"> were composed on the fly</w:t>
      </w:r>
      <w:r w:rsidR="00AF3B28" w:rsidRPr="00014C50">
        <w:rPr>
          <w:rFonts w:ascii="Arial" w:hAnsi="Arial" w:cs="Arial"/>
        </w:rPr>
        <w:t>. DJ performance and studio production were amalgamated.</w:t>
      </w:r>
    </w:p>
    <w:p w14:paraId="3DE029DA" w14:textId="77777777" w:rsidR="00DB0C99" w:rsidRPr="00014C50" w:rsidRDefault="00DB0C99" w:rsidP="00D8289F">
      <w:pPr>
        <w:jc w:val="both"/>
        <w:rPr>
          <w:rFonts w:ascii="Arial" w:hAnsi="Arial" w:cs="Arial"/>
        </w:rPr>
      </w:pPr>
    </w:p>
    <w:p w14:paraId="56703246" w14:textId="51211CC2" w:rsidR="00AF3B28" w:rsidRPr="00014C50" w:rsidRDefault="00DB0C99" w:rsidP="00D8289F">
      <w:pPr>
        <w:jc w:val="both"/>
        <w:rPr>
          <w:rFonts w:ascii="Arial" w:hAnsi="Arial" w:cs="Arial"/>
        </w:rPr>
      </w:pPr>
      <w:r w:rsidRPr="00014C50">
        <w:rPr>
          <w:rFonts w:ascii="Arial" w:hAnsi="Arial" w:cs="Arial"/>
        </w:rPr>
        <w:t>A</w:t>
      </w:r>
      <w:r w:rsidR="002B4915" w:rsidRPr="00014C50">
        <w:rPr>
          <w:rFonts w:ascii="Arial" w:hAnsi="Arial" w:cs="Arial"/>
        </w:rPr>
        <w:t>rmed with a suite of original and exclusive audio</w:t>
      </w:r>
      <w:r w:rsidRPr="00014C50">
        <w:rPr>
          <w:rFonts w:ascii="Arial" w:hAnsi="Arial" w:cs="Arial"/>
        </w:rPr>
        <w:t xml:space="preserve"> and engaged in a </w:t>
      </w:r>
      <w:proofErr w:type="gramStart"/>
      <w:r w:rsidRPr="00014C50">
        <w:rPr>
          <w:rFonts w:ascii="Arial" w:hAnsi="Arial" w:cs="Arial"/>
        </w:rPr>
        <w:t>newly-combined</w:t>
      </w:r>
      <w:proofErr w:type="gramEnd"/>
      <w:r w:rsidRPr="00014C50">
        <w:rPr>
          <w:rFonts w:ascii="Arial" w:hAnsi="Arial" w:cs="Arial"/>
        </w:rPr>
        <w:t xml:space="preserve"> practice between </w:t>
      </w:r>
      <w:r w:rsidR="00637D26" w:rsidRPr="00014C50">
        <w:rPr>
          <w:rFonts w:ascii="Arial" w:hAnsi="Arial" w:cs="Arial"/>
        </w:rPr>
        <w:t xml:space="preserve">studio </w:t>
      </w:r>
      <w:r w:rsidRPr="00014C50">
        <w:rPr>
          <w:rFonts w:ascii="Arial" w:hAnsi="Arial" w:cs="Arial"/>
        </w:rPr>
        <w:t xml:space="preserve">and </w:t>
      </w:r>
      <w:r w:rsidR="00637D26" w:rsidRPr="00014C50">
        <w:rPr>
          <w:rFonts w:ascii="Arial" w:hAnsi="Arial" w:cs="Arial"/>
        </w:rPr>
        <w:t>stage</w:t>
      </w:r>
      <w:r w:rsidRPr="00014C50">
        <w:rPr>
          <w:rFonts w:ascii="Arial" w:hAnsi="Arial" w:cs="Arial"/>
        </w:rPr>
        <w:t>,</w:t>
      </w:r>
      <w:r w:rsidR="002B4915" w:rsidRPr="00014C50">
        <w:rPr>
          <w:rFonts w:ascii="Arial" w:hAnsi="Arial" w:cs="Arial"/>
        </w:rPr>
        <w:t xml:space="preserve"> </w:t>
      </w:r>
      <w:r w:rsidR="00637D26" w:rsidRPr="00014C50">
        <w:rPr>
          <w:rFonts w:ascii="Arial" w:hAnsi="Arial" w:cs="Arial"/>
        </w:rPr>
        <w:t xml:space="preserve">the DJ </w:t>
      </w:r>
      <w:r w:rsidR="00AF3B28" w:rsidRPr="00014C50">
        <w:rPr>
          <w:rFonts w:ascii="Arial" w:hAnsi="Arial" w:cs="Arial"/>
        </w:rPr>
        <w:t xml:space="preserve">did not need to </w:t>
      </w:r>
      <w:r w:rsidR="002B4915" w:rsidRPr="00014C50">
        <w:rPr>
          <w:rFonts w:ascii="Arial" w:hAnsi="Arial" w:cs="Arial"/>
        </w:rPr>
        <w:t>dig for records</w:t>
      </w:r>
      <w:r w:rsidR="00637D26" w:rsidRPr="00014C50">
        <w:rPr>
          <w:rFonts w:ascii="Arial" w:hAnsi="Arial" w:cs="Arial"/>
        </w:rPr>
        <w:t>,</w:t>
      </w:r>
      <w:r w:rsidR="00AF3B28" w:rsidRPr="00014C50">
        <w:rPr>
          <w:rFonts w:ascii="Arial" w:hAnsi="Arial" w:cs="Arial"/>
        </w:rPr>
        <w:t xml:space="preserve"> nor seek permission to use them</w:t>
      </w:r>
      <w:r w:rsidR="00637D26" w:rsidRPr="00014C50">
        <w:rPr>
          <w:rFonts w:ascii="Arial" w:hAnsi="Arial" w:cs="Arial"/>
        </w:rPr>
        <w:t xml:space="preserve">. </w:t>
      </w:r>
      <w:r w:rsidR="006C6FA1" w:rsidRPr="00014C50">
        <w:rPr>
          <w:rFonts w:ascii="Arial" w:hAnsi="Arial" w:cs="Arial"/>
        </w:rPr>
        <w:t>From start to finish</w:t>
      </w:r>
      <w:r w:rsidR="001A1547" w:rsidRPr="00014C50">
        <w:rPr>
          <w:rFonts w:ascii="Arial" w:hAnsi="Arial" w:cs="Arial"/>
        </w:rPr>
        <w:t>,</w:t>
      </w:r>
      <w:r w:rsidR="006C6FA1" w:rsidRPr="00014C50">
        <w:rPr>
          <w:rFonts w:ascii="Arial" w:hAnsi="Arial" w:cs="Arial"/>
        </w:rPr>
        <w:t xml:space="preserve"> this set belonged to the DJ; authenticity was demonstrated through the scope of the work and an expansion of technical skills.</w:t>
      </w:r>
      <w:ins w:id="11" w:author="John Ferguson" w:date="2022-09-01T15:30:00Z">
        <w:r w:rsidR="00220678">
          <w:rPr>
            <w:rFonts w:ascii="Arial" w:hAnsi="Arial" w:cs="Arial"/>
          </w:rPr>
          <w:t xml:space="preserve"> </w:t>
        </w:r>
      </w:ins>
      <w:commentRangeStart w:id="12"/>
      <w:r w:rsidR="006C6FA1" w:rsidRPr="00014C50">
        <w:rPr>
          <w:rFonts w:ascii="Arial" w:hAnsi="Arial" w:cs="Arial"/>
        </w:rPr>
        <w:t>A</w:t>
      </w:r>
      <w:r w:rsidR="002B4915" w:rsidRPr="00014C50">
        <w:rPr>
          <w:rFonts w:ascii="Arial" w:hAnsi="Arial" w:cs="Arial"/>
        </w:rPr>
        <w:t xml:space="preserve">uthenticity and virtuosity </w:t>
      </w:r>
      <w:r w:rsidR="00004985" w:rsidRPr="00014C50">
        <w:rPr>
          <w:rFonts w:ascii="Arial" w:hAnsi="Arial" w:cs="Arial"/>
        </w:rPr>
        <w:t xml:space="preserve">were </w:t>
      </w:r>
      <w:r w:rsidR="002B4915" w:rsidRPr="00014C50">
        <w:rPr>
          <w:rFonts w:ascii="Arial" w:hAnsi="Arial" w:cs="Arial"/>
        </w:rPr>
        <w:t>intertwined,</w:t>
      </w:r>
      <w:r w:rsidR="00E8741F">
        <w:rPr>
          <w:rFonts w:ascii="Arial" w:hAnsi="Arial" w:cs="Arial"/>
        </w:rPr>
        <w:t xml:space="preserve"> but in a manner different to that advanced by </w:t>
      </w:r>
      <w:proofErr w:type="spellStart"/>
      <w:r w:rsidR="00E8741F" w:rsidRPr="00A8407E">
        <w:rPr>
          <w:rFonts w:ascii="Arial" w:hAnsi="Arial" w:cs="Arial"/>
        </w:rPr>
        <w:t>Attias</w:t>
      </w:r>
      <w:proofErr w:type="spellEnd"/>
      <w:r w:rsidR="00E8741F" w:rsidRPr="00A8407E">
        <w:rPr>
          <w:rFonts w:ascii="Arial" w:hAnsi="Arial" w:cs="Arial"/>
        </w:rPr>
        <w:t xml:space="preserve"> (</w:t>
      </w:r>
      <w:r w:rsidR="00A52442" w:rsidRPr="00A8407E">
        <w:rPr>
          <w:rFonts w:ascii="Arial" w:hAnsi="Arial" w:cs="Arial"/>
        </w:rPr>
        <w:t>2013, p. 17</w:t>
      </w:r>
      <w:r w:rsidR="00E8741F" w:rsidRPr="00A8407E">
        <w:rPr>
          <w:rFonts w:ascii="Arial" w:hAnsi="Arial" w:cs="Arial"/>
        </w:rPr>
        <w:t>):</w:t>
      </w:r>
      <w:r w:rsidR="002B4915" w:rsidRPr="00014C50">
        <w:rPr>
          <w:rFonts w:ascii="Arial" w:hAnsi="Arial" w:cs="Arial"/>
        </w:rPr>
        <w:t xml:space="preserve"> the </w:t>
      </w:r>
      <w:r w:rsidR="006C6FA1" w:rsidRPr="00014C50">
        <w:rPr>
          <w:rFonts w:ascii="Arial" w:hAnsi="Arial" w:cs="Arial"/>
        </w:rPr>
        <w:t>performance</w:t>
      </w:r>
      <w:r w:rsidR="002B4915" w:rsidRPr="00014C50">
        <w:rPr>
          <w:rFonts w:ascii="Arial" w:hAnsi="Arial" w:cs="Arial"/>
        </w:rPr>
        <w:t xml:space="preserve"> </w:t>
      </w:r>
      <w:r w:rsidR="00AF3B28" w:rsidRPr="00014C50">
        <w:rPr>
          <w:rFonts w:ascii="Arial" w:hAnsi="Arial" w:cs="Arial"/>
        </w:rPr>
        <w:t xml:space="preserve">was </w:t>
      </w:r>
      <w:r w:rsidR="002B4915" w:rsidRPr="00014C50">
        <w:rPr>
          <w:rFonts w:ascii="Arial" w:hAnsi="Arial" w:cs="Arial"/>
        </w:rPr>
        <w:t xml:space="preserve">realised </w:t>
      </w:r>
      <w:r w:rsidR="00AF3B28" w:rsidRPr="00014C50">
        <w:rPr>
          <w:rFonts w:ascii="Arial" w:hAnsi="Arial" w:cs="Arial"/>
        </w:rPr>
        <w:t xml:space="preserve">entirely </w:t>
      </w:r>
      <w:r w:rsidR="002B4915" w:rsidRPr="00014C50">
        <w:rPr>
          <w:rFonts w:ascii="Arial" w:hAnsi="Arial" w:cs="Arial"/>
        </w:rPr>
        <w:t xml:space="preserve">through the work of </w:t>
      </w:r>
      <w:r w:rsidR="00AF3B28" w:rsidRPr="00014C50">
        <w:rPr>
          <w:rFonts w:ascii="Arial" w:hAnsi="Arial" w:cs="Arial"/>
        </w:rPr>
        <w:t xml:space="preserve">a solo </w:t>
      </w:r>
      <w:r w:rsidR="002B4915" w:rsidRPr="00014C50">
        <w:rPr>
          <w:rFonts w:ascii="Arial" w:hAnsi="Arial" w:cs="Arial"/>
        </w:rPr>
        <w:t>practitioner</w:t>
      </w:r>
      <w:r w:rsidR="00E8741F">
        <w:rPr>
          <w:rFonts w:ascii="Arial" w:hAnsi="Arial" w:cs="Arial"/>
        </w:rPr>
        <w:t xml:space="preserve"> using new tools</w:t>
      </w:r>
      <w:r w:rsidR="00E002D5">
        <w:rPr>
          <w:rFonts w:ascii="Arial" w:hAnsi="Arial" w:cs="Arial"/>
        </w:rPr>
        <w:t>,</w:t>
      </w:r>
      <w:r w:rsidR="00E8741F">
        <w:rPr>
          <w:rFonts w:ascii="Arial" w:hAnsi="Arial" w:cs="Arial"/>
        </w:rPr>
        <w:t xml:space="preserve"> such as Ableton Live instead of turntables</w:t>
      </w:r>
      <w:r w:rsidR="002B4915" w:rsidRPr="00014C50">
        <w:rPr>
          <w:rFonts w:ascii="Arial" w:hAnsi="Arial" w:cs="Arial"/>
        </w:rPr>
        <w:t xml:space="preserve">, distinct from the fourteen </w:t>
      </w:r>
      <w:r w:rsidR="00E8741F">
        <w:rPr>
          <w:rFonts w:ascii="Arial" w:hAnsi="Arial" w:cs="Arial"/>
        </w:rPr>
        <w:t xml:space="preserve">studio </w:t>
      </w:r>
      <w:r w:rsidR="002B4915" w:rsidRPr="00014C50">
        <w:rPr>
          <w:rFonts w:ascii="Arial" w:hAnsi="Arial" w:cs="Arial"/>
        </w:rPr>
        <w:t xml:space="preserve">producers and one </w:t>
      </w:r>
      <w:r w:rsidR="00E8741F">
        <w:rPr>
          <w:rFonts w:ascii="Arial" w:hAnsi="Arial" w:cs="Arial"/>
        </w:rPr>
        <w:t xml:space="preserve">performing </w:t>
      </w:r>
      <w:r w:rsidR="002B4915" w:rsidRPr="00014C50">
        <w:rPr>
          <w:rFonts w:ascii="Arial" w:hAnsi="Arial" w:cs="Arial"/>
        </w:rPr>
        <w:t xml:space="preserve">DJ involved in </w:t>
      </w:r>
      <w:r w:rsidR="00AF3B28" w:rsidRPr="00014C50">
        <w:rPr>
          <w:rFonts w:ascii="Arial" w:hAnsi="Arial" w:cs="Arial"/>
        </w:rPr>
        <w:t xml:space="preserve">the execution of </w:t>
      </w:r>
      <w:r w:rsidR="002B4915" w:rsidRPr="00014C50">
        <w:rPr>
          <w:rFonts w:ascii="Arial" w:hAnsi="Arial" w:cs="Arial"/>
          <w:i/>
          <w:iCs/>
        </w:rPr>
        <w:t>TLD</w:t>
      </w:r>
      <w:r w:rsidR="002B4915" w:rsidRPr="00014C50">
        <w:rPr>
          <w:rFonts w:ascii="Arial" w:hAnsi="Arial" w:cs="Arial"/>
        </w:rPr>
        <w:t xml:space="preserve">. </w:t>
      </w:r>
      <w:commentRangeEnd w:id="12"/>
      <w:r w:rsidR="00A41B81">
        <w:rPr>
          <w:rStyle w:val="CommentReference"/>
          <w:rFonts w:ascii="Arial" w:eastAsiaTheme="minorHAnsi" w:hAnsi="Arial" w:cs="Arial"/>
          <w:lang w:eastAsia="en-US"/>
        </w:rPr>
        <w:commentReference w:id="12"/>
      </w:r>
    </w:p>
    <w:p w14:paraId="1DDD7741" w14:textId="0B59F9A3" w:rsidR="009D322A" w:rsidRPr="00014C50" w:rsidRDefault="009D322A" w:rsidP="00D8289F">
      <w:pPr>
        <w:jc w:val="both"/>
        <w:rPr>
          <w:rFonts w:ascii="Arial" w:eastAsiaTheme="majorEastAsia" w:hAnsi="Arial" w:cs="Arial"/>
          <w:color w:val="2F5496" w:themeColor="accent1" w:themeShade="BF"/>
        </w:rPr>
      </w:pPr>
    </w:p>
    <w:p w14:paraId="2696BDE8" w14:textId="4D5E6414" w:rsidR="001E1D37" w:rsidRPr="00D3485F" w:rsidRDefault="001E1D37" w:rsidP="005B5B56">
      <w:pPr>
        <w:pStyle w:val="Heading1"/>
        <w:rPr>
          <w:rFonts w:cs="Arial"/>
          <w:sz w:val="24"/>
          <w:szCs w:val="24"/>
        </w:rPr>
      </w:pPr>
      <w:r w:rsidRPr="00D3485F">
        <w:rPr>
          <w:rFonts w:cs="Arial"/>
          <w:sz w:val="24"/>
          <w:szCs w:val="24"/>
        </w:rPr>
        <w:t>Conclusion</w:t>
      </w:r>
    </w:p>
    <w:p w14:paraId="438550E9" w14:textId="4DEA86C3" w:rsidR="00A3358A" w:rsidRPr="00014C50" w:rsidRDefault="00A3358A" w:rsidP="00D8289F">
      <w:pPr>
        <w:jc w:val="both"/>
        <w:rPr>
          <w:rFonts w:ascii="Arial" w:hAnsi="Arial" w:cs="Arial"/>
        </w:rPr>
      </w:pPr>
    </w:p>
    <w:p w14:paraId="2523DECB" w14:textId="349A0BB2" w:rsidR="00C234F1" w:rsidRPr="00014C50" w:rsidRDefault="00D8289F" w:rsidP="00D8289F">
      <w:pPr>
        <w:jc w:val="both"/>
        <w:rPr>
          <w:rFonts w:ascii="Arial" w:hAnsi="Arial" w:cs="Arial"/>
        </w:rPr>
      </w:pPr>
      <w:r w:rsidRPr="00014C50">
        <w:rPr>
          <w:rFonts w:ascii="Arial" w:hAnsi="Arial" w:cs="Arial"/>
        </w:rPr>
        <w:t>T</w:t>
      </w:r>
      <w:r w:rsidR="00452E62" w:rsidRPr="00014C50">
        <w:rPr>
          <w:rFonts w:ascii="Arial" w:hAnsi="Arial" w:cs="Arial"/>
        </w:rPr>
        <w:t xml:space="preserve">his paper </w:t>
      </w:r>
      <w:r w:rsidRPr="00014C50">
        <w:rPr>
          <w:rFonts w:ascii="Arial" w:hAnsi="Arial" w:cs="Arial"/>
        </w:rPr>
        <w:t xml:space="preserve">began </w:t>
      </w:r>
      <w:r w:rsidR="00452E62" w:rsidRPr="00014C50">
        <w:rPr>
          <w:rFonts w:ascii="Arial" w:hAnsi="Arial" w:cs="Arial"/>
        </w:rPr>
        <w:t xml:space="preserve">by highlighting the disruptive effects of sync. </w:t>
      </w:r>
      <w:r w:rsidR="00FB447D" w:rsidRPr="00014C50">
        <w:rPr>
          <w:rFonts w:ascii="Arial" w:hAnsi="Arial" w:cs="Arial"/>
        </w:rPr>
        <w:t xml:space="preserve">Automating the work of beatmatching led to </w:t>
      </w:r>
      <w:r w:rsidR="00452E62" w:rsidRPr="00014C50">
        <w:rPr>
          <w:rFonts w:ascii="Arial" w:hAnsi="Arial" w:cs="Arial"/>
        </w:rPr>
        <w:t xml:space="preserve">a conceptual </w:t>
      </w:r>
      <w:r w:rsidR="007746A7" w:rsidRPr="00014C50">
        <w:rPr>
          <w:rFonts w:ascii="Arial" w:hAnsi="Arial" w:cs="Arial"/>
        </w:rPr>
        <w:t xml:space="preserve">divide </w:t>
      </w:r>
      <w:r w:rsidR="00452E62" w:rsidRPr="00014C50">
        <w:rPr>
          <w:rFonts w:ascii="Arial" w:hAnsi="Arial" w:cs="Arial"/>
        </w:rPr>
        <w:t>between those who view DJ</w:t>
      </w:r>
      <w:r w:rsidR="00183C5A" w:rsidRPr="00014C50">
        <w:rPr>
          <w:rFonts w:ascii="Arial" w:hAnsi="Arial" w:cs="Arial"/>
        </w:rPr>
        <w:t>ing</w:t>
      </w:r>
      <w:r w:rsidR="00452E62" w:rsidRPr="00014C50">
        <w:rPr>
          <w:rFonts w:ascii="Arial" w:hAnsi="Arial" w:cs="Arial"/>
        </w:rPr>
        <w:t xml:space="preserve"> as being </w:t>
      </w:r>
      <w:r w:rsidR="007746A7" w:rsidRPr="00014C50">
        <w:rPr>
          <w:rFonts w:ascii="Arial" w:hAnsi="Arial" w:cs="Arial"/>
        </w:rPr>
        <w:t xml:space="preserve">inextricably linked to </w:t>
      </w:r>
      <w:r w:rsidR="00452E62" w:rsidRPr="00014C50">
        <w:rPr>
          <w:rFonts w:ascii="Arial" w:hAnsi="Arial" w:cs="Arial"/>
        </w:rPr>
        <w:t xml:space="preserve">the tactile craft of </w:t>
      </w:r>
      <w:r w:rsidR="00FB447D" w:rsidRPr="00014C50">
        <w:rPr>
          <w:rFonts w:ascii="Arial" w:hAnsi="Arial" w:cs="Arial"/>
        </w:rPr>
        <w:t>playing records</w:t>
      </w:r>
      <w:r w:rsidR="00452E62" w:rsidRPr="00014C50">
        <w:rPr>
          <w:rFonts w:ascii="Arial" w:hAnsi="Arial" w:cs="Arial"/>
        </w:rPr>
        <w:t xml:space="preserve">, and those who see </w:t>
      </w:r>
      <w:r w:rsidR="00FB447D" w:rsidRPr="00014C50">
        <w:rPr>
          <w:rFonts w:ascii="Arial" w:hAnsi="Arial" w:cs="Arial"/>
        </w:rPr>
        <w:t xml:space="preserve">the DJ </w:t>
      </w:r>
      <w:r w:rsidR="00452E62" w:rsidRPr="00014C50">
        <w:rPr>
          <w:rFonts w:ascii="Arial" w:hAnsi="Arial" w:cs="Arial"/>
        </w:rPr>
        <w:t xml:space="preserve">as </w:t>
      </w:r>
      <w:r w:rsidR="0084002E" w:rsidRPr="00014C50">
        <w:rPr>
          <w:rFonts w:ascii="Arial" w:hAnsi="Arial" w:cs="Arial"/>
        </w:rPr>
        <w:t xml:space="preserve">a </w:t>
      </w:r>
      <w:r w:rsidR="00FB447D" w:rsidRPr="00014C50">
        <w:rPr>
          <w:rFonts w:ascii="Arial" w:hAnsi="Arial" w:cs="Arial"/>
        </w:rPr>
        <w:t xml:space="preserve">practitioner that </w:t>
      </w:r>
      <w:r w:rsidR="00FF33BE" w:rsidRPr="00014C50">
        <w:rPr>
          <w:rFonts w:ascii="Arial" w:hAnsi="Arial" w:cs="Arial"/>
        </w:rPr>
        <w:t xml:space="preserve">works </w:t>
      </w:r>
      <w:r w:rsidR="0084002E" w:rsidRPr="00014C50">
        <w:rPr>
          <w:rFonts w:ascii="Arial" w:hAnsi="Arial" w:cs="Arial"/>
        </w:rPr>
        <w:t>o</w:t>
      </w:r>
      <w:r w:rsidR="00FF33BE" w:rsidRPr="00014C50">
        <w:rPr>
          <w:rFonts w:ascii="Arial" w:hAnsi="Arial" w:cs="Arial"/>
        </w:rPr>
        <w:t xml:space="preserve">n </w:t>
      </w:r>
      <w:r w:rsidR="00FB447D" w:rsidRPr="00014C50">
        <w:rPr>
          <w:rFonts w:ascii="Arial" w:hAnsi="Arial" w:cs="Arial"/>
        </w:rPr>
        <w:t>produc</w:t>
      </w:r>
      <w:r w:rsidR="007746A7" w:rsidRPr="00014C50">
        <w:rPr>
          <w:rFonts w:ascii="Arial" w:hAnsi="Arial" w:cs="Arial"/>
        </w:rPr>
        <w:t>ing</w:t>
      </w:r>
      <w:r w:rsidR="00FF33BE" w:rsidRPr="00014C50">
        <w:rPr>
          <w:rFonts w:ascii="Arial" w:hAnsi="Arial" w:cs="Arial"/>
        </w:rPr>
        <w:t>, arranging and instrument conf</w:t>
      </w:r>
      <w:r w:rsidR="009B0131" w:rsidRPr="00014C50">
        <w:rPr>
          <w:rFonts w:ascii="Arial" w:hAnsi="Arial" w:cs="Arial"/>
        </w:rPr>
        <w:t>i</w:t>
      </w:r>
      <w:r w:rsidR="00FF33BE" w:rsidRPr="00014C50">
        <w:rPr>
          <w:rFonts w:ascii="Arial" w:hAnsi="Arial" w:cs="Arial"/>
        </w:rPr>
        <w:t xml:space="preserve">guration </w:t>
      </w:r>
      <w:r w:rsidR="000C71F9" w:rsidRPr="00014C50">
        <w:rPr>
          <w:rFonts w:ascii="Arial" w:hAnsi="Arial" w:cs="Arial"/>
        </w:rPr>
        <w:t xml:space="preserve">before </w:t>
      </w:r>
      <w:r w:rsidR="00FB447D" w:rsidRPr="00014C50">
        <w:rPr>
          <w:rFonts w:ascii="Arial" w:hAnsi="Arial" w:cs="Arial"/>
        </w:rPr>
        <w:t>present</w:t>
      </w:r>
      <w:r w:rsidR="000C71F9" w:rsidRPr="00014C50">
        <w:rPr>
          <w:rFonts w:ascii="Arial" w:hAnsi="Arial" w:cs="Arial"/>
        </w:rPr>
        <w:t xml:space="preserve">ing </w:t>
      </w:r>
      <w:r w:rsidR="00FF33BE" w:rsidRPr="00014C50">
        <w:rPr>
          <w:rFonts w:ascii="Arial" w:hAnsi="Arial" w:cs="Arial"/>
        </w:rPr>
        <w:t xml:space="preserve">music </w:t>
      </w:r>
      <w:r w:rsidR="000C71F9" w:rsidRPr="00014C50">
        <w:rPr>
          <w:rFonts w:ascii="Arial" w:hAnsi="Arial" w:cs="Arial"/>
        </w:rPr>
        <w:t>in a live setting</w:t>
      </w:r>
      <w:r w:rsidR="00FB447D" w:rsidRPr="00014C50">
        <w:rPr>
          <w:rFonts w:ascii="Arial" w:hAnsi="Arial" w:cs="Arial"/>
        </w:rPr>
        <w:t>.</w:t>
      </w:r>
    </w:p>
    <w:p w14:paraId="2B5C9459" w14:textId="77777777" w:rsidR="00C234F1" w:rsidRPr="00014C50" w:rsidRDefault="00C234F1" w:rsidP="00D8289F">
      <w:pPr>
        <w:jc w:val="both"/>
        <w:rPr>
          <w:rFonts w:ascii="Arial" w:hAnsi="Arial" w:cs="Arial"/>
        </w:rPr>
      </w:pPr>
    </w:p>
    <w:p w14:paraId="5631D8C7" w14:textId="3A44FBC8" w:rsidR="009006DA" w:rsidRPr="00014C50" w:rsidRDefault="004905F6" w:rsidP="00D8289F">
      <w:pPr>
        <w:jc w:val="both"/>
        <w:rPr>
          <w:rFonts w:ascii="Arial" w:hAnsi="Arial" w:cs="Arial"/>
        </w:rPr>
      </w:pPr>
      <w:r w:rsidRPr="00014C50">
        <w:rPr>
          <w:rFonts w:ascii="Arial" w:hAnsi="Arial" w:cs="Arial"/>
        </w:rPr>
        <w:t xml:space="preserve">In </w:t>
      </w:r>
      <w:r w:rsidR="000B40E2" w:rsidRPr="00014C50">
        <w:rPr>
          <w:rFonts w:ascii="Arial" w:hAnsi="Arial" w:cs="Arial"/>
        </w:rPr>
        <w:t xml:space="preserve">the tradition </w:t>
      </w:r>
      <w:r w:rsidR="007C2741" w:rsidRPr="00014C50">
        <w:rPr>
          <w:rFonts w:ascii="Arial" w:hAnsi="Arial" w:cs="Arial"/>
        </w:rPr>
        <w:t xml:space="preserve">of </w:t>
      </w:r>
      <w:r w:rsidR="000B40E2" w:rsidRPr="00014C50">
        <w:rPr>
          <w:rFonts w:ascii="Arial" w:hAnsi="Arial" w:cs="Arial"/>
        </w:rPr>
        <w:t>technolog</w:t>
      </w:r>
      <w:r w:rsidR="007C2741" w:rsidRPr="00014C50">
        <w:rPr>
          <w:rFonts w:ascii="Arial" w:hAnsi="Arial" w:cs="Arial"/>
        </w:rPr>
        <w:t>y-assisted performance and production,</w:t>
      </w:r>
      <w:r w:rsidRPr="00014C50">
        <w:rPr>
          <w:rFonts w:ascii="Arial" w:hAnsi="Arial" w:cs="Arial"/>
        </w:rPr>
        <w:t xml:space="preserve"> sync and digital audio </w:t>
      </w:r>
      <w:r w:rsidR="006C0B92" w:rsidRPr="00014C50">
        <w:rPr>
          <w:rFonts w:ascii="Arial" w:hAnsi="Arial" w:cs="Arial"/>
        </w:rPr>
        <w:t xml:space="preserve">do </w:t>
      </w:r>
      <w:r w:rsidRPr="00014C50">
        <w:rPr>
          <w:rFonts w:ascii="Arial" w:hAnsi="Arial" w:cs="Arial"/>
        </w:rPr>
        <w:t>present a challenge to the DJ craft</w:t>
      </w:r>
      <w:r w:rsidR="00B1664B" w:rsidRPr="00014C50">
        <w:rPr>
          <w:rFonts w:ascii="Arial" w:hAnsi="Arial" w:cs="Arial"/>
        </w:rPr>
        <w:t>.</w:t>
      </w:r>
      <w:r w:rsidR="006C0B92" w:rsidRPr="00014C50">
        <w:rPr>
          <w:rFonts w:ascii="Arial" w:hAnsi="Arial" w:cs="Arial"/>
        </w:rPr>
        <w:t xml:space="preserve"> </w:t>
      </w:r>
      <w:r w:rsidR="00B1664B" w:rsidRPr="00014C50">
        <w:rPr>
          <w:rFonts w:ascii="Arial" w:hAnsi="Arial" w:cs="Arial"/>
        </w:rPr>
        <w:t xml:space="preserve">It is the </w:t>
      </w:r>
      <w:r w:rsidR="00D41F7F" w:rsidRPr="00014C50">
        <w:rPr>
          <w:rFonts w:ascii="Arial" w:hAnsi="Arial" w:cs="Arial"/>
        </w:rPr>
        <w:t xml:space="preserve">assertion </w:t>
      </w:r>
      <w:r w:rsidR="00B1664B" w:rsidRPr="00014C50">
        <w:rPr>
          <w:rFonts w:ascii="Arial" w:hAnsi="Arial" w:cs="Arial"/>
        </w:rPr>
        <w:t xml:space="preserve">of </w:t>
      </w:r>
      <w:r w:rsidR="006C0B92" w:rsidRPr="00014C50">
        <w:rPr>
          <w:rFonts w:ascii="Arial" w:hAnsi="Arial" w:cs="Arial"/>
        </w:rPr>
        <w:t xml:space="preserve">this paper that the challenge should result in the </w:t>
      </w:r>
      <w:r w:rsidR="00D41F7F" w:rsidRPr="00014C50">
        <w:rPr>
          <w:rFonts w:ascii="Arial" w:hAnsi="Arial" w:cs="Arial"/>
        </w:rPr>
        <w:t xml:space="preserve">evolution and </w:t>
      </w:r>
      <w:r w:rsidR="006C0B92" w:rsidRPr="00014C50">
        <w:rPr>
          <w:rFonts w:ascii="Arial" w:hAnsi="Arial" w:cs="Arial"/>
        </w:rPr>
        <w:t xml:space="preserve">growth, rather than </w:t>
      </w:r>
      <w:r w:rsidR="00B1664B" w:rsidRPr="00014C50">
        <w:rPr>
          <w:rFonts w:ascii="Arial" w:hAnsi="Arial" w:cs="Arial"/>
        </w:rPr>
        <w:t xml:space="preserve">the </w:t>
      </w:r>
      <w:r w:rsidR="006C0B92" w:rsidRPr="00014C50">
        <w:rPr>
          <w:rFonts w:ascii="Arial" w:hAnsi="Arial" w:cs="Arial"/>
        </w:rPr>
        <w:t>death, of DJing</w:t>
      </w:r>
      <w:r w:rsidRPr="00014C50">
        <w:rPr>
          <w:rFonts w:ascii="Arial" w:hAnsi="Arial" w:cs="Arial"/>
        </w:rPr>
        <w:t>.</w:t>
      </w:r>
      <w:r w:rsidR="009006DA" w:rsidRPr="00014C50">
        <w:rPr>
          <w:rFonts w:ascii="Arial" w:hAnsi="Arial" w:cs="Arial"/>
        </w:rPr>
        <w:t xml:space="preserve"> </w:t>
      </w:r>
      <w:r w:rsidR="006C0B92" w:rsidRPr="00014C50">
        <w:rPr>
          <w:rFonts w:ascii="Arial" w:hAnsi="Arial" w:cs="Arial"/>
        </w:rPr>
        <w:t>While digital audio removes some of the difficulties in sourcing and handling records, and sync automates some of the DJ</w:t>
      </w:r>
      <w:r w:rsidR="00D1162C" w:rsidRPr="00014C50">
        <w:rPr>
          <w:rFonts w:ascii="Arial" w:hAnsi="Arial" w:cs="Arial"/>
        </w:rPr>
        <w:t>’s</w:t>
      </w:r>
      <w:r w:rsidR="006C0B92" w:rsidRPr="00014C50">
        <w:rPr>
          <w:rFonts w:ascii="Arial" w:hAnsi="Arial" w:cs="Arial"/>
        </w:rPr>
        <w:t xml:space="preserve"> work in connecti</w:t>
      </w:r>
      <w:r w:rsidR="00D1162C" w:rsidRPr="00014C50">
        <w:rPr>
          <w:rFonts w:ascii="Arial" w:hAnsi="Arial" w:cs="Arial"/>
        </w:rPr>
        <w:t>ng</w:t>
      </w:r>
      <w:r w:rsidR="006C0B92" w:rsidRPr="00014C50">
        <w:rPr>
          <w:rFonts w:ascii="Arial" w:hAnsi="Arial" w:cs="Arial"/>
        </w:rPr>
        <w:t xml:space="preserve"> </w:t>
      </w:r>
      <w:r w:rsidR="00D1162C" w:rsidRPr="00014C50">
        <w:rPr>
          <w:rFonts w:ascii="Arial" w:hAnsi="Arial" w:cs="Arial"/>
        </w:rPr>
        <w:t>tracks</w:t>
      </w:r>
      <w:r w:rsidR="006C0B92" w:rsidRPr="00014C50">
        <w:rPr>
          <w:rFonts w:ascii="Arial" w:hAnsi="Arial" w:cs="Arial"/>
        </w:rPr>
        <w:t xml:space="preserve">, practitioner concerns </w:t>
      </w:r>
      <w:r w:rsidR="0084002E" w:rsidRPr="00014C50">
        <w:rPr>
          <w:rFonts w:ascii="Arial" w:hAnsi="Arial" w:cs="Arial"/>
        </w:rPr>
        <w:t xml:space="preserve">over </w:t>
      </w:r>
      <w:r w:rsidR="00B1664B" w:rsidRPr="00014C50">
        <w:rPr>
          <w:rFonts w:ascii="Arial" w:hAnsi="Arial" w:cs="Arial"/>
        </w:rPr>
        <w:t>technology-assisted</w:t>
      </w:r>
      <w:r w:rsidR="009006DA" w:rsidRPr="00014C50">
        <w:rPr>
          <w:rFonts w:ascii="Arial" w:hAnsi="Arial" w:cs="Arial"/>
        </w:rPr>
        <w:t xml:space="preserve"> </w:t>
      </w:r>
      <w:r w:rsidR="0084002E" w:rsidRPr="00014C50">
        <w:rPr>
          <w:rFonts w:ascii="Arial" w:hAnsi="Arial" w:cs="Arial"/>
        </w:rPr>
        <w:t xml:space="preserve">practice </w:t>
      </w:r>
      <w:r w:rsidR="006C0B92" w:rsidRPr="00014C50">
        <w:rPr>
          <w:rFonts w:ascii="Arial" w:hAnsi="Arial" w:cs="Arial"/>
        </w:rPr>
        <w:t xml:space="preserve">are only </w:t>
      </w:r>
      <w:r w:rsidR="009006DA" w:rsidRPr="00014C50">
        <w:rPr>
          <w:rFonts w:ascii="Arial" w:hAnsi="Arial" w:cs="Arial"/>
        </w:rPr>
        <w:t xml:space="preserve">valid </w:t>
      </w:r>
      <w:r w:rsidR="00B1664B" w:rsidRPr="00014C50">
        <w:rPr>
          <w:rFonts w:ascii="Arial" w:hAnsi="Arial" w:cs="Arial"/>
        </w:rPr>
        <w:t>where</w:t>
      </w:r>
      <w:r w:rsidR="00445857" w:rsidRPr="00014C50">
        <w:rPr>
          <w:rFonts w:ascii="Arial" w:hAnsi="Arial" w:cs="Arial"/>
        </w:rPr>
        <w:t xml:space="preserve"> it is assumed that making a task easier </w:t>
      </w:r>
      <w:r w:rsidR="0084002E" w:rsidRPr="00014C50">
        <w:rPr>
          <w:rFonts w:ascii="Arial" w:hAnsi="Arial" w:cs="Arial"/>
        </w:rPr>
        <w:t xml:space="preserve">necessarily </w:t>
      </w:r>
      <w:r w:rsidR="00445857" w:rsidRPr="00014C50">
        <w:rPr>
          <w:rFonts w:ascii="Arial" w:hAnsi="Arial" w:cs="Arial"/>
        </w:rPr>
        <w:t>result</w:t>
      </w:r>
      <w:r w:rsidR="0084002E" w:rsidRPr="00014C50">
        <w:rPr>
          <w:rFonts w:ascii="Arial" w:hAnsi="Arial" w:cs="Arial"/>
        </w:rPr>
        <w:t>s</w:t>
      </w:r>
      <w:r w:rsidR="00445857" w:rsidRPr="00014C50">
        <w:rPr>
          <w:rFonts w:ascii="Arial" w:hAnsi="Arial" w:cs="Arial"/>
        </w:rPr>
        <w:t xml:space="preserve"> in a loss of skill.</w:t>
      </w:r>
      <w:r w:rsidR="00A55342" w:rsidRPr="00014C50">
        <w:rPr>
          <w:rFonts w:ascii="Arial" w:hAnsi="Arial" w:cs="Arial"/>
        </w:rPr>
        <w:t xml:space="preserve"> </w:t>
      </w:r>
      <w:r w:rsidR="006C0B92" w:rsidRPr="00014C50">
        <w:rPr>
          <w:rFonts w:ascii="Arial" w:hAnsi="Arial" w:cs="Arial"/>
        </w:rPr>
        <w:t xml:space="preserve">If </w:t>
      </w:r>
      <w:r w:rsidR="009006DA" w:rsidRPr="00014C50">
        <w:rPr>
          <w:rFonts w:ascii="Arial" w:hAnsi="Arial" w:cs="Arial"/>
        </w:rPr>
        <w:t>deployed in a two-turntable setup</w:t>
      </w:r>
      <w:r w:rsidR="006C0B92" w:rsidRPr="00014C50">
        <w:rPr>
          <w:rFonts w:ascii="Arial" w:hAnsi="Arial" w:cs="Arial"/>
        </w:rPr>
        <w:t>,</w:t>
      </w:r>
      <w:r w:rsidR="009006DA" w:rsidRPr="00014C50">
        <w:rPr>
          <w:rFonts w:ascii="Arial" w:hAnsi="Arial" w:cs="Arial"/>
        </w:rPr>
        <w:t xml:space="preserve"> where DJs simply continue the work of connecting tracks made by other producers</w:t>
      </w:r>
      <w:r w:rsidR="006C0B92" w:rsidRPr="00014C50">
        <w:rPr>
          <w:rFonts w:ascii="Arial" w:hAnsi="Arial" w:cs="Arial"/>
        </w:rPr>
        <w:t xml:space="preserve">, sync would certainly </w:t>
      </w:r>
      <w:r w:rsidR="00D05201" w:rsidRPr="00014C50">
        <w:rPr>
          <w:rFonts w:ascii="Arial" w:hAnsi="Arial" w:cs="Arial"/>
        </w:rPr>
        <w:t>reduce the DJ’s cognitive load</w:t>
      </w:r>
      <w:r w:rsidR="00533F01" w:rsidRPr="00014C50">
        <w:rPr>
          <w:rFonts w:ascii="Arial" w:hAnsi="Arial" w:cs="Arial"/>
        </w:rPr>
        <w:t xml:space="preserve">, but </w:t>
      </w:r>
      <w:r w:rsidR="00D1162C" w:rsidRPr="00014C50">
        <w:rPr>
          <w:rFonts w:ascii="Arial" w:hAnsi="Arial" w:cs="Arial"/>
        </w:rPr>
        <w:t xml:space="preserve">should </w:t>
      </w:r>
      <w:r w:rsidR="00533F01" w:rsidRPr="00014C50">
        <w:rPr>
          <w:rFonts w:ascii="Arial" w:hAnsi="Arial" w:cs="Arial"/>
        </w:rPr>
        <w:t>that matter to our ideas for quality</w:t>
      </w:r>
      <w:r w:rsidR="0084002E" w:rsidRPr="00014C50">
        <w:rPr>
          <w:rFonts w:ascii="Arial" w:hAnsi="Arial" w:cs="Arial"/>
        </w:rPr>
        <w:t xml:space="preserve"> in performance</w:t>
      </w:r>
      <w:r w:rsidR="00533F01" w:rsidRPr="00014C50">
        <w:rPr>
          <w:rFonts w:ascii="Arial" w:hAnsi="Arial" w:cs="Arial"/>
        </w:rPr>
        <w:t>?</w:t>
      </w:r>
    </w:p>
    <w:p w14:paraId="5FF3BA3A" w14:textId="77777777" w:rsidR="00D8333F" w:rsidRDefault="00D8333F" w:rsidP="00D8333F">
      <w:pPr>
        <w:jc w:val="both"/>
        <w:rPr>
          <w:rFonts w:ascii="Arial" w:hAnsi="Arial" w:cs="Arial"/>
        </w:rPr>
      </w:pPr>
    </w:p>
    <w:p w14:paraId="6A02F55E" w14:textId="34BD5F09" w:rsidR="00D8333F" w:rsidRPr="00014C50" w:rsidRDefault="00D8333F" w:rsidP="00D8333F">
      <w:pPr>
        <w:jc w:val="both"/>
        <w:rPr>
          <w:rFonts w:ascii="Arial" w:hAnsi="Arial" w:cs="Arial"/>
        </w:rPr>
      </w:pPr>
      <w:r w:rsidRPr="00014C50">
        <w:rPr>
          <w:rFonts w:ascii="Arial" w:hAnsi="Arial" w:cs="Arial"/>
        </w:rPr>
        <w:t xml:space="preserve">This paper presents an expanded view of the scope of DJing, where the work of production and performance can be amalgamated. The modern practice amounts to more than finding and connecting ready-made records; it involves making new works and executing more elaborate real-time combinations. Evidently, the DJ’s embodiment of authenticity and virtuosity can also be amalgamated; the modern DJ can be a producer of recorded musical works </w:t>
      </w:r>
      <w:r w:rsidRPr="00014C50">
        <w:rPr>
          <w:rFonts w:ascii="Arial" w:hAnsi="Arial" w:cs="Arial"/>
          <w:i/>
          <w:iCs/>
        </w:rPr>
        <w:t>and</w:t>
      </w:r>
      <w:r w:rsidRPr="00014C50">
        <w:rPr>
          <w:rFonts w:ascii="Arial" w:hAnsi="Arial" w:cs="Arial"/>
        </w:rPr>
        <w:t xml:space="preserve"> a producer of live performance works. Comparisons between </w:t>
      </w:r>
      <w:r w:rsidRPr="00014C50">
        <w:rPr>
          <w:rFonts w:ascii="Arial" w:hAnsi="Arial" w:cs="Arial"/>
          <w:i/>
          <w:iCs/>
        </w:rPr>
        <w:t>RTO</w:t>
      </w:r>
      <w:r w:rsidRPr="00014C50">
        <w:rPr>
          <w:rFonts w:ascii="Arial" w:hAnsi="Arial" w:cs="Arial"/>
        </w:rPr>
        <w:t xml:space="preserve"> and </w:t>
      </w:r>
      <w:r w:rsidRPr="00014C50">
        <w:rPr>
          <w:rFonts w:ascii="Arial" w:hAnsi="Arial" w:cs="Arial"/>
          <w:i/>
          <w:iCs/>
        </w:rPr>
        <w:t>TLD</w:t>
      </w:r>
      <w:r w:rsidRPr="00014C50">
        <w:rPr>
          <w:rFonts w:ascii="Arial" w:hAnsi="Arial" w:cs="Arial"/>
        </w:rPr>
        <w:t xml:space="preserve"> showed that </w:t>
      </w:r>
      <w:commentRangeStart w:id="13"/>
      <w:commentRangeStart w:id="14"/>
      <w:r w:rsidRPr="00014C50">
        <w:rPr>
          <w:rFonts w:ascii="Arial" w:hAnsi="Arial" w:cs="Arial"/>
        </w:rPr>
        <w:t>virtuosity</w:t>
      </w:r>
      <w:commentRangeEnd w:id="13"/>
      <w:r>
        <w:rPr>
          <w:rStyle w:val="CommentReference"/>
          <w:rFonts w:ascii="Arial" w:eastAsiaTheme="minorHAnsi" w:hAnsi="Arial" w:cs="Arial"/>
          <w:lang w:eastAsia="en-US"/>
        </w:rPr>
        <w:commentReference w:id="13"/>
      </w:r>
      <w:commentRangeEnd w:id="14"/>
      <w:r>
        <w:rPr>
          <w:rStyle w:val="CommentReference"/>
          <w:rFonts w:ascii="Arial" w:eastAsiaTheme="minorHAnsi" w:hAnsi="Arial" w:cs="Arial"/>
          <w:lang w:eastAsia="en-US"/>
        </w:rPr>
        <w:commentReference w:id="14"/>
      </w:r>
      <w:r w:rsidRPr="00014C50">
        <w:rPr>
          <w:rFonts w:ascii="Arial" w:hAnsi="Arial" w:cs="Arial"/>
        </w:rPr>
        <w:t xml:space="preserve"> and authenticity did not disappear </w:t>
      </w:r>
      <w:proofErr w:type="gramStart"/>
      <w:r w:rsidRPr="00014C50">
        <w:rPr>
          <w:rFonts w:ascii="Arial" w:hAnsi="Arial" w:cs="Arial"/>
        </w:rPr>
        <w:t>as a result of</w:t>
      </w:r>
      <w:proofErr w:type="gramEnd"/>
      <w:r w:rsidRPr="00014C50">
        <w:rPr>
          <w:rFonts w:ascii="Arial" w:hAnsi="Arial" w:cs="Arial"/>
        </w:rPr>
        <w:t xml:space="preserve"> sync, they were demonstrated at different stages and in different ways.</w:t>
      </w:r>
      <w:r w:rsidRPr="00014C50">
        <w:rPr>
          <w:rFonts w:ascii="Arial" w:hAnsi="Arial" w:cs="Arial"/>
          <w:color w:val="FF0000"/>
        </w:rPr>
        <w:t xml:space="preserve"> </w:t>
      </w:r>
    </w:p>
    <w:p w14:paraId="63D5FAB9" w14:textId="77777777" w:rsidR="007A6683" w:rsidRPr="00014C50" w:rsidRDefault="007A6683" w:rsidP="00D8289F">
      <w:pPr>
        <w:jc w:val="both"/>
        <w:rPr>
          <w:rFonts w:ascii="Arial" w:hAnsi="Arial" w:cs="Arial"/>
        </w:rPr>
      </w:pPr>
    </w:p>
    <w:p w14:paraId="53D28EB2" w14:textId="72599AAE" w:rsidR="00A25F74" w:rsidRPr="00014C50" w:rsidRDefault="007A6683" w:rsidP="00D8289F">
      <w:pPr>
        <w:jc w:val="both"/>
        <w:rPr>
          <w:rFonts w:ascii="Arial" w:hAnsi="Arial" w:cs="Arial"/>
        </w:rPr>
      </w:pPr>
      <w:commentRangeStart w:id="15"/>
      <w:r w:rsidRPr="00014C50">
        <w:rPr>
          <w:rFonts w:ascii="Arial" w:hAnsi="Arial" w:cs="Arial"/>
          <w:i/>
          <w:iCs/>
        </w:rPr>
        <w:lastRenderedPageBreak/>
        <w:t>RTO</w:t>
      </w:r>
      <w:r w:rsidRPr="00014C50">
        <w:rPr>
          <w:rFonts w:ascii="Arial" w:hAnsi="Arial" w:cs="Arial"/>
        </w:rPr>
        <w:t xml:space="preserve"> demonstrated, and Hawtin continues to demonstrate, that DJs </w:t>
      </w:r>
      <w:r w:rsidR="00D366AA" w:rsidRPr="00014C50">
        <w:rPr>
          <w:rFonts w:ascii="Arial" w:hAnsi="Arial" w:cs="Arial"/>
        </w:rPr>
        <w:t xml:space="preserve">can </w:t>
      </w:r>
      <w:r w:rsidRPr="00014C50">
        <w:rPr>
          <w:rFonts w:ascii="Arial" w:hAnsi="Arial" w:cs="Arial"/>
        </w:rPr>
        <w:t xml:space="preserve">use sync as an opportunity to do </w:t>
      </w:r>
      <w:r w:rsidRPr="00014C50">
        <w:rPr>
          <w:rFonts w:ascii="Arial" w:hAnsi="Arial" w:cs="Arial"/>
          <w:i/>
          <w:iCs/>
        </w:rPr>
        <w:t xml:space="preserve">something else </w:t>
      </w:r>
      <w:r w:rsidRPr="00014C50">
        <w:rPr>
          <w:rFonts w:ascii="Arial" w:hAnsi="Arial" w:cs="Arial"/>
        </w:rPr>
        <w:t xml:space="preserve">and </w:t>
      </w:r>
      <w:r w:rsidRPr="00014C50">
        <w:rPr>
          <w:rFonts w:ascii="Arial" w:hAnsi="Arial" w:cs="Arial"/>
          <w:i/>
          <w:iCs/>
        </w:rPr>
        <w:t>something more</w:t>
      </w:r>
      <w:r w:rsidRPr="00014C50">
        <w:rPr>
          <w:rFonts w:ascii="Arial" w:hAnsi="Arial" w:cs="Arial"/>
        </w:rPr>
        <w:t xml:space="preserve"> </w:t>
      </w:r>
      <w:r w:rsidR="00A7109C" w:rsidRPr="00014C50">
        <w:rPr>
          <w:rFonts w:ascii="Arial" w:hAnsi="Arial" w:cs="Arial"/>
        </w:rPr>
        <w:t xml:space="preserve">in </w:t>
      </w:r>
      <w:r w:rsidRPr="00014C50">
        <w:rPr>
          <w:rFonts w:ascii="Arial" w:hAnsi="Arial" w:cs="Arial"/>
        </w:rPr>
        <w:t xml:space="preserve">performance. New ways of DJing that explore techniques and configurations previously impracticable are emerging </w:t>
      </w:r>
      <w:r w:rsidR="003630CD" w:rsidRPr="00014C50">
        <w:rPr>
          <w:rFonts w:ascii="Arial" w:hAnsi="Arial" w:cs="Arial"/>
        </w:rPr>
        <w:t xml:space="preserve">as more DJs redeploy the headspace and dexterity that is freed up by </w:t>
      </w:r>
      <w:r w:rsidR="00A7109C" w:rsidRPr="00014C50">
        <w:rPr>
          <w:rFonts w:ascii="Arial" w:hAnsi="Arial" w:cs="Arial"/>
        </w:rPr>
        <w:t xml:space="preserve">utilising </w:t>
      </w:r>
      <w:r w:rsidR="003630CD" w:rsidRPr="00014C50">
        <w:rPr>
          <w:rFonts w:ascii="Arial" w:hAnsi="Arial" w:cs="Arial"/>
        </w:rPr>
        <w:t>sync</w:t>
      </w:r>
      <w:r w:rsidRPr="00014C50">
        <w:rPr>
          <w:rFonts w:ascii="Arial" w:hAnsi="Arial" w:cs="Arial"/>
        </w:rPr>
        <w:t xml:space="preserve">. When paired with a desire to pursue improvisatory assemblage in a more fluid and immediate manner, </w:t>
      </w:r>
      <w:r w:rsidR="00A25F74" w:rsidRPr="00014C50">
        <w:rPr>
          <w:rFonts w:ascii="Arial" w:hAnsi="Arial" w:cs="Arial"/>
        </w:rPr>
        <w:t xml:space="preserve">the reduced cognitive load offered by </w:t>
      </w:r>
      <w:r w:rsidRPr="00014C50">
        <w:rPr>
          <w:rFonts w:ascii="Arial" w:hAnsi="Arial" w:cs="Arial"/>
        </w:rPr>
        <w:t xml:space="preserve">sync </w:t>
      </w:r>
      <w:r w:rsidR="00A25F74" w:rsidRPr="00014C50">
        <w:rPr>
          <w:rFonts w:ascii="Arial" w:hAnsi="Arial" w:cs="Arial"/>
        </w:rPr>
        <w:t>is offset by an increased cognitive capacity during performance,</w:t>
      </w:r>
      <w:r w:rsidR="00D366AA" w:rsidRPr="00014C50">
        <w:rPr>
          <w:rFonts w:ascii="Arial" w:hAnsi="Arial" w:cs="Arial"/>
        </w:rPr>
        <w:t xml:space="preserve"> </w:t>
      </w:r>
      <w:r w:rsidR="00A25F74" w:rsidRPr="00014C50">
        <w:rPr>
          <w:rFonts w:ascii="Arial" w:hAnsi="Arial" w:cs="Arial"/>
        </w:rPr>
        <w:t xml:space="preserve">and </w:t>
      </w:r>
      <w:r w:rsidR="00D366AA" w:rsidRPr="00014C50">
        <w:rPr>
          <w:rFonts w:ascii="Arial" w:hAnsi="Arial" w:cs="Arial"/>
        </w:rPr>
        <w:t xml:space="preserve">a front-loading of the work </w:t>
      </w:r>
      <w:r w:rsidR="00C16361" w:rsidRPr="00014C50">
        <w:rPr>
          <w:rFonts w:ascii="Arial" w:hAnsi="Arial" w:cs="Arial"/>
        </w:rPr>
        <w:t xml:space="preserve">required to </w:t>
      </w:r>
      <w:r w:rsidR="00D366AA" w:rsidRPr="00014C50">
        <w:rPr>
          <w:rFonts w:ascii="Arial" w:hAnsi="Arial" w:cs="Arial"/>
        </w:rPr>
        <w:t>realis</w:t>
      </w:r>
      <w:r w:rsidR="00C16361" w:rsidRPr="00014C50">
        <w:rPr>
          <w:rFonts w:ascii="Arial" w:hAnsi="Arial" w:cs="Arial"/>
        </w:rPr>
        <w:t>e</w:t>
      </w:r>
      <w:r w:rsidR="00D366AA" w:rsidRPr="00014C50">
        <w:rPr>
          <w:rFonts w:ascii="Arial" w:hAnsi="Arial" w:cs="Arial"/>
        </w:rPr>
        <w:t xml:space="preserve"> a </w:t>
      </w:r>
      <w:r w:rsidR="00A25F74" w:rsidRPr="00014C50">
        <w:rPr>
          <w:rFonts w:ascii="Arial" w:hAnsi="Arial" w:cs="Arial"/>
        </w:rPr>
        <w:t xml:space="preserve">more elaborate </w:t>
      </w:r>
      <w:r w:rsidR="00D366AA" w:rsidRPr="00014C50">
        <w:rPr>
          <w:rFonts w:ascii="Arial" w:hAnsi="Arial" w:cs="Arial"/>
        </w:rPr>
        <w:t>set</w:t>
      </w:r>
      <w:r w:rsidRPr="00014C50">
        <w:rPr>
          <w:rFonts w:ascii="Arial" w:hAnsi="Arial" w:cs="Arial"/>
        </w:rPr>
        <w:t xml:space="preserve">. </w:t>
      </w:r>
      <w:commentRangeEnd w:id="15"/>
      <w:r w:rsidR="001F077B">
        <w:rPr>
          <w:rStyle w:val="CommentReference"/>
          <w:rFonts w:ascii="Arial" w:eastAsiaTheme="minorHAnsi" w:hAnsi="Arial" w:cs="Arial"/>
          <w:lang w:eastAsia="en-US"/>
        </w:rPr>
        <w:commentReference w:id="15"/>
      </w:r>
    </w:p>
    <w:p w14:paraId="04F28D8D" w14:textId="77777777" w:rsidR="00362152" w:rsidRPr="00014C50" w:rsidRDefault="00362152" w:rsidP="00D8289F">
      <w:pPr>
        <w:jc w:val="both"/>
        <w:rPr>
          <w:rFonts w:ascii="Arial" w:hAnsi="Arial" w:cs="Arial"/>
        </w:rPr>
      </w:pPr>
    </w:p>
    <w:p w14:paraId="5136D940" w14:textId="4D5EF80B" w:rsidR="009006DA" w:rsidRPr="00014C50" w:rsidRDefault="009006DA" w:rsidP="00D8289F">
      <w:pPr>
        <w:jc w:val="both"/>
        <w:rPr>
          <w:rFonts w:ascii="Arial" w:hAnsi="Arial" w:cs="Arial"/>
        </w:rPr>
      </w:pPr>
      <w:r w:rsidRPr="00014C50">
        <w:rPr>
          <w:rFonts w:ascii="Arial" w:hAnsi="Arial" w:cs="Arial"/>
          <w:i/>
          <w:iCs/>
        </w:rPr>
        <w:t>RTO</w:t>
      </w:r>
      <w:r w:rsidRPr="00014C50">
        <w:rPr>
          <w:rFonts w:ascii="Arial" w:hAnsi="Arial" w:cs="Arial"/>
        </w:rPr>
        <w:t xml:space="preserve"> exemplified a modern approach to DJing that departs from its historical conventions. At a technical level, utilising sync enabled longer blends between less developed tracks that were distributed and manipulated across an expanded track count. More broadly, </w:t>
      </w:r>
      <w:r w:rsidR="004649C8" w:rsidRPr="00014C50">
        <w:rPr>
          <w:rFonts w:ascii="Arial" w:hAnsi="Arial" w:cs="Arial"/>
        </w:rPr>
        <w:t xml:space="preserve">and </w:t>
      </w:r>
      <w:r w:rsidRPr="00014C50">
        <w:rPr>
          <w:rFonts w:ascii="Arial" w:hAnsi="Arial" w:cs="Arial"/>
        </w:rPr>
        <w:t>considering how the performer combines technique and repert</w:t>
      </w:r>
      <w:r w:rsidR="008F67C2" w:rsidRPr="00014C50">
        <w:rPr>
          <w:rFonts w:ascii="Arial" w:hAnsi="Arial" w:cs="Arial"/>
        </w:rPr>
        <w:t>oire,</w:t>
      </w:r>
      <w:r w:rsidRPr="00014C50">
        <w:rPr>
          <w:rFonts w:ascii="Arial" w:hAnsi="Arial" w:cs="Arial"/>
        </w:rPr>
        <w:t xml:space="preserve"> sync facilitated a greater degree of improvisation</w:t>
      </w:r>
      <w:r w:rsidR="008F67C2" w:rsidRPr="00014C50">
        <w:rPr>
          <w:rFonts w:ascii="Arial" w:hAnsi="Arial" w:cs="Arial"/>
        </w:rPr>
        <w:t>,</w:t>
      </w:r>
      <w:r w:rsidRPr="00014C50">
        <w:rPr>
          <w:rFonts w:ascii="Arial" w:hAnsi="Arial" w:cs="Arial"/>
        </w:rPr>
        <w:t xml:space="preserve"> and </w:t>
      </w:r>
      <w:r w:rsidR="008F67C2" w:rsidRPr="00014C50">
        <w:rPr>
          <w:rFonts w:ascii="Arial" w:hAnsi="Arial" w:cs="Arial"/>
        </w:rPr>
        <w:t xml:space="preserve">enabled </w:t>
      </w:r>
      <w:r w:rsidRPr="00014C50">
        <w:rPr>
          <w:rFonts w:ascii="Arial" w:hAnsi="Arial" w:cs="Arial"/>
        </w:rPr>
        <w:t>defer</w:t>
      </w:r>
      <w:r w:rsidR="008F67C2" w:rsidRPr="00014C50">
        <w:rPr>
          <w:rFonts w:ascii="Arial" w:hAnsi="Arial" w:cs="Arial"/>
        </w:rPr>
        <w:t>ral of arranging and mixing</w:t>
      </w:r>
      <w:r w:rsidR="00A52442">
        <w:rPr>
          <w:rFonts w:ascii="Arial" w:hAnsi="Arial" w:cs="Arial"/>
        </w:rPr>
        <w:t>—</w:t>
      </w:r>
      <w:r w:rsidRPr="00014C50">
        <w:rPr>
          <w:rFonts w:ascii="Arial" w:hAnsi="Arial" w:cs="Arial"/>
        </w:rPr>
        <w:t>the</w:t>
      </w:r>
      <w:r w:rsidR="00A52442">
        <w:rPr>
          <w:rFonts w:ascii="Arial" w:hAnsi="Arial" w:cs="Arial"/>
        </w:rPr>
        <w:t xml:space="preserve"> </w:t>
      </w:r>
      <w:r w:rsidRPr="00014C50">
        <w:rPr>
          <w:rFonts w:ascii="Arial" w:hAnsi="Arial" w:cs="Arial"/>
        </w:rPr>
        <w:t>realisation of a track</w:t>
      </w:r>
      <w:r w:rsidR="00A52442">
        <w:rPr>
          <w:rFonts w:ascii="Arial" w:hAnsi="Arial" w:cs="Arial"/>
        </w:rPr>
        <w:t>—</w:t>
      </w:r>
      <w:r w:rsidRPr="00014C50">
        <w:rPr>
          <w:rFonts w:ascii="Arial" w:hAnsi="Arial" w:cs="Arial"/>
        </w:rPr>
        <w:t>until</w:t>
      </w:r>
      <w:r w:rsidR="00A52442">
        <w:rPr>
          <w:rFonts w:ascii="Arial" w:hAnsi="Arial" w:cs="Arial"/>
        </w:rPr>
        <w:t xml:space="preserve"> </w:t>
      </w:r>
      <w:r w:rsidRPr="00014C50">
        <w:rPr>
          <w:rFonts w:ascii="Arial" w:hAnsi="Arial" w:cs="Arial"/>
        </w:rPr>
        <w:t xml:space="preserve">the </w:t>
      </w:r>
      <w:r w:rsidR="008F67C2" w:rsidRPr="00014C50">
        <w:rPr>
          <w:rFonts w:ascii="Arial" w:hAnsi="Arial" w:cs="Arial"/>
        </w:rPr>
        <w:t xml:space="preserve">execution </w:t>
      </w:r>
      <w:r w:rsidRPr="00014C50">
        <w:rPr>
          <w:rFonts w:ascii="Arial" w:hAnsi="Arial" w:cs="Arial"/>
        </w:rPr>
        <w:t xml:space="preserve">of a set. </w:t>
      </w:r>
    </w:p>
    <w:p w14:paraId="42CD2799" w14:textId="54606463" w:rsidR="00655AD5" w:rsidRPr="00014C50" w:rsidRDefault="00655AD5" w:rsidP="00D8289F">
      <w:pPr>
        <w:jc w:val="both"/>
        <w:rPr>
          <w:rFonts w:ascii="Arial" w:hAnsi="Arial" w:cs="Arial"/>
        </w:rPr>
      </w:pPr>
    </w:p>
    <w:p w14:paraId="19436623" w14:textId="2C03E126" w:rsidR="00597DA7" w:rsidRPr="00014C50" w:rsidRDefault="00D15824" w:rsidP="008D7DE9">
      <w:pPr>
        <w:jc w:val="both"/>
        <w:rPr>
          <w:rFonts w:ascii="Arial" w:hAnsi="Arial" w:cs="Arial"/>
        </w:rPr>
      </w:pPr>
      <w:r w:rsidRPr="00014C50">
        <w:rPr>
          <w:rFonts w:ascii="Arial" w:hAnsi="Arial" w:cs="Arial"/>
        </w:rPr>
        <w:t>Through critical review of technique and repertoire both pre- and post-sync, this paper</w:t>
      </w:r>
      <w:r w:rsidR="001D119B" w:rsidRPr="00014C50">
        <w:rPr>
          <w:rFonts w:ascii="Arial" w:hAnsi="Arial" w:cs="Arial"/>
        </w:rPr>
        <w:t xml:space="preserve"> </w:t>
      </w:r>
      <w:r w:rsidR="00DB378A" w:rsidRPr="00014C50">
        <w:rPr>
          <w:rFonts w:ascii="Arial" w:hAnsi="Arial" w:cs="Arial"/>
        </w:rPr>
        <w:t xml:space="preserve">outlines </w:t>
      </w:r>
      <w:r w:rsidR="001D119B" w:rsidRPr="00014C50">
        <w:rPr>
          <w:rFonts w:ascii="Arial" w:hAnsi="Arial" w:cs="Arial"/>
        </w:rPr>
        <w:t xml:space="preserve">a series of </w:t>
      </w:r>
      <w:r w:rsidR="008709E8" w:rsidRPr="00014C50">
        <w:rPr>
          <w:rFonts w:ascii="Arial" w:hAnsi="Arial" w:cs="Arial"/>
        </w:rPr>
        <w:t xml:space="preserve">technology-mediated </w:t>
      </w:r>
      <w:r w:rsidRPr="00014C50">
        <w:rPr>
          <w:rFonts w:ascii="Arial" w:hAnsi="Arial" w:cs="Arial"/>
        </w:rPr>
        <w:t>transitions</w:t>
      </w:r>
      <w:r w:rsidR="008709E8" w:rsidRPr="00014C50">
        <w:rPr>
          <w:rFonts w:ascii="Arial" w:hAnsi="Arial" w:cs="Arial"/>
        </w:rPr>
        <w:t>.</w:t>
      </w:r>
      <w:r w:rsidRPr="00014C50">
        <w:rPr>
          <w:rFonts w:ascii="Arial" w:hAnsi="Arial" w:cs="Arial"/>
        </w:rPr>
        <w:t xml:space="preserve"> Set preparation shifted from record digging to production and pre-production</w:t>
      </w:r>
      <w:r w:rsidR="0043616C">
        <w:rPr>
          <w:rFonts w:ascii="Arial" w:hAnsi="Arial" w:cs="Arial"/>
        </w:rPr>
        <w:t xml:space="preserve">: </w:t>
      </w:r>
      <w:r w:rsidRPr="00014C50">
        <w:rPr>
          <w:rFonts w:ascii="Arial" w:hAnsi="Arial" w:cs="Arial"/>
        </w:rPr>
        <w:t>new</w:t>
      </w:r>
      <w:r w:rsidR="0043616C">
        <w:rPr>
          <w:rFonts w:ascii="Arial" w:hAnsi="Arial" w:cs="Arial"/>
        </w:rPr>
        <w:t xml:space="preserve"> </w:t>
      </w:r>
      <w:r w:rsidRPr="00014C50">
        <w:rPr>
          <w:rFonts w:ascii="Arial" w:hAnsi="Arial" w:cs="Arial"/>
        </w:rPr>
        <w:t xml:space="preserve">works were made to play, </w:t>
      </w:r>
      <w:r w:rsidR="006571BF" w:rsidRPr="00014C50">
        <w:rPr>
          <w:rFonts w:ascii="Arial" w:hAnsi="Arial" w:cs="Arial"/>
        </w:rPr>
        <w:t xml:space="preserve">rather than </w:t>
      </w:r>
      <w:r w:rsidRPr="00014C50">
        <w:rPr>
          <w:rFonts w:ascii="Arial" w:hAnsi="Arial" w:cs="Arial"/>
        </w:rPr>
        <w:t xml:space="preserve">made </w:t>
      </w:r>
      <w:r w:rsidR="006571BF" w:rsidRPr="00014C50">
        <w:rPr>
          <w:rFonts w:ascii="Arial" w:hAnsi="Arial" w:cs="Arial"/>
        </w:rPr>
        <w:t xml:space="preserve">for </w:t>
      </w:r>
      <w:r w:rsidRPr="00014C50">
        <w:rPr>
          <w:rFonts w:ascii="Arial" w:hAnsi="Arial" w:cs="Arial"/>
        </w:rPr>
        <w:t>record store shel</w:t>
      </w:r>
      <w:r w:rsidR="008709E8" w:rsidRPr="00014C50">
        <w:rPr>
          <w:rFonts w:ascii="Arial" w:hAnsi="Arial" w:cs="Arial"/>
        </w:rPr>
        <w:t>ves</w:t>
      </w:r>
      <w:r w:rsidRPr="00014C50">
        <w:rPr>
          <w:rFonts w:ascii="Arial" w:hAnsi="Arial" w:cs="Arial"/>
        </w:rPr>
        <w:t>.</w:t>
      </w:r>
      <w:r w:rsidR="006571BF" w:rsidRPr="00014C50">
        <w:rPr>
          <w:rFonts w:ascii="Arial" w:hAnsi="Arial" w:cs="Arial"/>
        </w:rPr>
        <w:t xml:space="preserve"> The new shape of materials</w:t>
      </w:r>
      <w:r w:rsidRPr="00014C50">
        <w:rPr>
          <w:rFonts w:ascii="Arial" w:hAnsi="Arial" w:cs="Arial"/>
        </w:rPr>
        <w:t xml:space="preserve"> </w:t>
      </w:r>
      <w:r w:rsidR="006571BF" w:rsidRPr="00014C50">
        <w:rPr>
          <w:rFonts w:ascii="Arial" w:hAnsi="Arial" w:cs="Arial"/>
        </w:rPr>
        <w:t>necessitated a reconfiguration of performance instruments. Matters of authenticity and virtuosity were disconnected from the vinyl format, and the historical methods for handling it, to an all-in-one offering: production and performance merged.</w:t>
      </w:r>
      <w:r w:rsidR="008D7DE9">
        <w:rPr>
          <w:rFonts w:ascii="Arial" w:hAnsi="Arial" w:cs="Arial"/>
        </w:rPr>
        <w:t xml:space="preserve"> </w:t>
      </w:r>
      <w:commentRangeStart w:id="16"/>
      <w:r w:rsidR="00A707A9" w:rsidRPr="00014C50">
        <w:rPr>
          <w:rFonts w:ascii="Arial" w:hAnsi="Arial" w:cs="Arial"/>
        </w:rPr>
        <w:t>This correlates to a shift toward the laptop</w:t>
      </w:r>
      <w:r w:rsidR="006571BF" w:rsidRPr="00014C50">
        <w:rPr>
          <w:rFonts w:ascii="Arial" w:hAnsi="Arial" w:cs="Arial"/>
        </w:rPr>
        <w:t>, an instrument</w:t>
      </w:r>
      <w:r w:rsidR="00A707A9" w:rsidRPr="00014C50">
        <w:rPr>
          <w:rFonts w:ascii="Arial" w:hAnsi="Arial" w:cs="Arial"/>
        </w:rPr>
        <w:t xml:space="preserve"> used to produce </w:t>
      </w:r>
      <w:r w:rsidR="006571BF" w:rsidRPr="00014C50">
        <w:rPr>
          <w:rFonts w:ascii="Arial" w:hAnsi="Arial" w:cs="Arial"/>
        </w:rPr>
        <w:t xml:space="preserve">music, </w:t>
      </w:r>
      <w:r w:rsidR="00A707A9" w:rsidRPr="00014C50">
        <w:rPr>
          <w:rFonts w:ascii="Arial" w:hAnsi="Arial" w:cs="Arial"/>
        </w:rPr>
        <w:t xml:space="preserve">prepare for a set, </w:t>
      </w:r>
      <w:r w:rsidR="006571BF" w:rsidRPr="00014C50">
        <w:rPr>
          <w:rFonts w:ascii="Arial" w:hAnsi="Arial" w:cs="Arial"/>
        </w:rPr>
        <w:t xml:space="preserve">and </w:t>
      </w:r>
      <w:r w:rsidR="00A707A9" w:rsidRPr="00014C50">
        <w:rPr>
          <w:rFonts w:ascii="Arial" w:hAnsi="Arial" w:cs="Arial"/>
        </w:rPr>
        <w:t xml:space="preserve">to </w:t>
      </w:r>
      <w:r w:rsidR="006571BF" w:rsidRPr="00014C50">
        <w:rPr>
          <w:rFonts w:ascii="Arial" w:hAnsi="Arial" w:cs="Arial"/>
        </w:rPr>
        <w:t xml:space="preserve">simultaneously </w:t>
      </w:r>
      <w:r w:rsidR="00A707A9" w:rsidRPr="00014C50">
        <w:rPr>
          <w:rFonts w:ascii="Arial" w:hAnsi="Arial" w:cs="Arial"/>
        </w:rPr>
        <w:t>play and record a performance</w:t>
      </w:r>
      <w:r w:rsidR="006571BF" w:rsidRPr="00014C50">
        <w:rPr>
          <w:rFonts w:ascii="Arial" w:hAnsi="Arial" w:cs="Arial"/>
        </w:rPr>
        <w:t xml:space="preserve">. </w:t>
      </w:r>
      <w:commentRangeEnd w:id="16"/>
      <w:r w:rsidR="00096B83">
        <w:rPr>
          <w:rStyle w:val="CommentReference"/>
          <w:rFonts w:ascii="Arial" w:eastAsiaTheme="minorHAnsi" w:hAnsi="Arial" w:cs="Arial"/>
          <w:lang w:eastAsia="en-US"/>
        </w:rPr>
        <w:commentReference w:id="16"/>
      </w:r>
      <w:r w:rsidR="006571BF" w:rsidRPr="00014C50">
        <w:rPr>
          <w:rFonts w:ascii="Arial" w:hAnsi="Arial" w:cs="Arial"/>
          <w:i/>
          <w:iCs/>
        </w:rPr>
        <w:t>RTO</w:t>
      </w:r>
      <w:r w:rsidR="006571BF" w:rsidRPr="00014C50">
        <w:rPr>
          <w:rFonts w:ascii="Arial" w:hAnsi="Arial" w:cs="Arial"/>
        </w:rPr>
        <w:t xml:space="preserve"> also made use of that same device </w:t>
      </w:r>
      <w:r w:rsidR="00A707A9" w:rsidRPr="00014C50">
        <w:rPr>
          <w:rFonts w:ascii="Arial" w:hAnsi="Arial" w:cs="Arial"/>
        </w:rPr>
        <w:t xml:space="preserve">to review </w:t>
      </w:r>
      <w:r w:rsidR="006C46C8" w:rsidRPr="00014C50">
        <w:rPr>
          <w:rFonts w:ascii="Arial" w:hAnsi="Arial" w:cs="Arial"/>
        </w:rPr>
        <w:t>the</w:t>
      </w:r>
      <w:r w:rsidR="00A707A9" w:rsidRPr="00014C50">
        <w:rPr>
          <w:rFonts w:ascii="Arial" w:hAnsi="Arial" w:cs="Arial"/>
        </w:rPr>
        <w:t xml:space="preserve"> performance on a more </w:t>
      </w:r>
      <w:r w:rsidR="006939CD" w:rsidRPr="00014C50">
        <w:rPr>
          <w:rFonts w:ascii="Arial" w:hAnsi="Arial" w:cs="Arial"/>
        </w:rPr>
        <w:t xml:space="preserve">analytical </w:t>
      </w:r>
      <w:r w:rsidR="00A707A9" w:rsidRPr="00014C50">
        <w:rPr>
          <w:rFonts w:ascii="Arial" w:hAnsi="Arial" w:cs="Arial"/>
        </w:rPr>
        <w:t>level</w:t>
      </w:r>
      <w:r w:rsidR="006571BF" w:rsidRPr="00014C50">
        <w:rPr>
          <w:rFonts w:ascii="Arial" w:hAnsi="Arial" w:cs="Arial"/>
        </w:rPr>
        <w:t xml:space="preserve">. </w:t>
      </w:r>
      <w:r w:rsidR="00007531" w:rsidRPr="00014C50">
        <w:rPr>
          <w:rFonts w:ascii="Arial" w:hAnsi="Arial" w:cs="Arial"/>
        </w:rPr>
        <w:t>As laptops become more powerful and the</w:t>
      </w:r>
      <w:r w:rsidR="00D527CD" w:rsidRPr="00014C50">
        <w:rPr>
          <w:rFonts w:ascii="Arial" w:hAnsi="Arial" w:cs="Arial"/>
        </w:rPr>
        <w:t>i</w:t>
      </w:r>
      <w:r w:rsidR="00007531" w:rsidRPr="00014C50">
        <w:rPr>
          <w:rFonts w:ascii="Arial" w:hAnsi="Arial" w:cs="Arial"/>
        </w:rPr>
        <w:t xml:space="preserve">r interfaces more interactive, </w:t>
      </w:r>
      <w:r w:rsidR="000C7DBB" w:rsidRPr="00014C50">
        <w:rPr>
          <w:rFonts w:ascii="Arial" w:hAnsi="Arial" w:cs="Arial"/>
        </w:rPr>
        <w:t xml:space="preserve">it is likely they will </w:t>
      </w:r>
      <w:r w:rsidR="00B96372" w:rsidRPr="00014C50">
        <w:rPr>
          <w:rFonts w:ascii="Arial" w:hAnsi="Arial" w:cs="Arial"/>
        </w:rPr>
        <w:t xml:space="preserve">be used </w:t>
      </w:r>
      <w:r w:rsidR="000C7DBB" w:rsidRPr="00014C50">
        <w:rPr>
          <w:rFonts w:ascii="Arial" w:hAnsi="Arial" w:cs="Arial"/>
        </w:rPr>
        <w:t xml:space="preserve">even more extensively in DJ practice. </w:t>
      </w:r>
    </w:p>
    <w:p w14:paraId="4D62021A" w14:textId="77777777" w:rsidR="00597DA7" w:rsidRPr="00014C50" w:rsidRDefault="00597DA7" w:rsidP="00D8289F">
      <w:pPr>
        <w:autoSpaceDE w:val="0"/>
        <w:autoSpaceDN w:val="0"/>
        <w:adjustRightInd w:val="0"/>
        <w:jc w:val="both"/>
        <w:rPr>
          <w:rFonts w:ascii="Arial" w:hAnsi="Arial" w:cs="Arial"/>
        </w:rPr>
      </w:pPr>
    </w:p>
    <w:p w14:paraId="46E6E859" w14:textId="3EB7E242" w:rsidR="00C546EF" w:rsidRPr="00014C50" w:rsidRDefault="006571BF" w:rsidP="00D8289F">
      <w:pPr>
        <w:autoSpaceDE w:val="0"/>
        <w:autoSpaceDN w:val="0"/>
        <w:adjustRightInd w:val="0"/>
        <w:jc w:val="both"/>
        <w:rPr>
          <w:rFonts w:ascii="Arial" w:hAnsi="Arial" w:cs="Arial"/>
        </w:rPr>
      </w:pPr>
      <w:r w:rsidRPr="00014C50">
        <w:rPr>
          <w:rFonts w:ascii="Arial" w:hAnsi="Arial" w:cs="Arial"/>
        </w:rPr>
        <w:t xml:space="preserve">For those of us deciding how to align and assemble audio, and for anyone watching and listening, these discoveries should inform future views of DJ practice and the presentation of Electronic Dance Music. </w:t>
      </w:r>
      <w:commentRangeStart w:id="17"/>
      <w:r w:rsidR="00C546EF" w:rsidRPr="00014C50">
        <w:rPr>
          <w:rFonts w:ascii="Arial" w:hAnsi="Arial" w:cs="Arial"/>
        </w:rPr>
        <w:t xml:space="preserve">With the SYNC button in front of most new DJs, many will learn to </w:t>
      </w:r>
      <w:r w:rsidR="00DA4089" w:rsidRPr="00014C50">
        <w:rPr>
          <w:rFonts w:ascii="Arial" w:hAnsi="Arial" w:cs="Arial"/>
        </w:rPr>
        <w:t xml:space="preserve">perform </w:t>
      </w:r>
      <w:r w:rsidR="00C546EF" w:rsidRPr="00014C50">
        <w:rPr>
          <w:rFonts w:ascii="Arial" w:hAnsi="Arial" w:cs="Arial"/>
        </w:rPr>
        <w:t xml:space="preserve">with that technology enabled. A few might seek more of a challenge, or some connection to the past, and will learn to play records as a point of distinction. This choice between convenience and manual control is reminiscent of driving a car, where features such as automatic transmission, power steering and cruise control are optional. </w:t>
      </w:r>
    </w:p>
    <w:p w14:paraId="743F8380" w14:textId="43A4B837" w:rsidR="00FB4AD9" w:rsidRPr="00014C50" w:rsidRDefault="00FB4AD9" w:rsidP="00D8289F">
      <w:pPr>
        <w:autoSpaceDE w:val="0"/>
        <w:autoSpaceDN w:val="0"/>
        <w:adjustRightInd w:val="0"/>
        <w:jc w:val="both"/>
        <w:rPr>
          <w:rFonts w:ascii="Arial" w:hAnsi="Arial" w:cs="Arial"/>
        </w:rPr>
      </w:pPr>
    </w:p>
    <w:p w14:paraId="213BF36B" w14:textId="1AF938EE" w:rsidR="00FB4AD9" w:rsidRPr="00014C50" w:rsidRDefault="00FB4AD9" w:rsidP="00D8289F">
      <w:pPr>
        <w:jc w:val="both"/>
        <w:rPr>
          <w:rFonts w:ascii="Arial" w:hAnsi="Arial" w:cs="Arial"/>
        </w:rPr>
      </w:pPr>
      <w:r w:rsidRPr="00014C50">
        <w:rPr>
          <w:rFonts w:ascii="Arial" w:hAnsi="Arial" w:cs="Arial"/>
        </w:rPr>
        <w:t>With sync enabled, DJs will be gig-ready in a shorter time. With more DJs in the field, there will be more competition and more innovation. The relentless emergence of new beat-making machines, sequencers and groove boxes will encourage them to improvise with new compositions</w:t>
      </w:r>
      <w:r w:rsidR="00D35CE0" w:rsidRPr="00014C50">
        <w:rPr>
          <w:rFonts w:ascii="Arial" w:hAnsi="Arial" w:cs="Arial"/>
        </w:rPr>
        <w:t>:</w:t>
      </w:r>
      <w:r w:rsidRPr="00014C50">
        <w:rPr>
          <w:rFonts w:ascii="Arial" w:hAnsi="Arial" w:cs="Arial"/>
        </w:rPr>
        <w:t xml:space="preserve"> to loop</w:t>
      </w:r>
      <w:r w:rsidR="009E5BBC" w:rsidRPr="00014C50">
        <w:rPr>
          <w:rFonts w:ascii="Arial" w:hAnsi="Arial" w:cs="Arial"/>
        </w:rPr>
        <w:t>, rearrange,</w:t>
      </w:r>
      <w:r w:rsidRPr="00014C50">
        <w:rPr>
          <w:rFonts w:ascii="Arial" w:hAnsi="Arial" w:cs="Arial"/>
        </w:rPr>
        <w:t xml:space="preserve"> edit </w:t>
      </w:r>
      <w:r w:rsidR="009E5BBC" w:rsidRPr="00014C50">
        <w:rPr>
          <w:rFonts w:ascii="Arial" w:hAnsi="Arial" w:cs="Arial"/>
        </w:rPr>
        <w:t xml:space="preserve">and effect </w:t>
      </w:r>
      <w:r w:rsidRPr="00014C50">
        <w:rPr>
          <w:rFonts w:ascii="Arial" w:hAnsi="Arial" w:cs="Arial"/>
        </w:rPr>
        <w:t>works in real-time. This</w:t>
      </w:r>
      <w:r w:rsidR="00E92131" w:rsidRPr="00014C50">
        <w:rPr>
          <w:rFonts w:ascii="Arial" w:hAnsi="Arial" w:cs="Arial"/>
        </w:rPr>
        <w:t xml:space="preserve"> trend</w:t>
      </w:r>
      <w:r w:rsidRPr="00014C50">
        <w:rPr>
          <w:rFonts w:ascii="Arial" w:hAnsi="Arial" w:cs="Arial"/>
        </w:rPr>
        <w:t xml:space="preserve"> is already evident amongst next wave Techno DJs such as Amelie Lens and Charlotte de Witte, each of whom </w:t>
      </w:r>
      <w:r w:rsidR="00A63133" w:rsidRPr="00014C50">
        <w:rPr>
          <w:rFonts w:ascii="Arial" w:hAnsi="Arial" w:cs="Arial"/>
        </w:rPr>
        <w:t>“takes a totally new direction” with the Pioneer RMX-1000 DJ effector and sampler (</w:t>
      </w:r>
      <w:r w:rsidR="00CA698E" w:rsidRPr="00014C50">
        <w:rPr>
          <w:rFonts w:ascii="Arial" w:hAnsi="Arial" w:cs="Arial"/>
          <w:color w:val="000000"/>
          <w:shd w:val="clear" w:color="auto" w:fill="FFFFFF"/>
        </w:rPr>
        <w:t>"RMX-1000 Professional DJ effector &amp; sampler (black) - Pioneer DJ", n.d.</w:t>
      </w:r>
      <w:r w:rsidR="00A63133" w:rsidRPr="00014C50">
        <w:rPr>
          <w:rFonts w:ascii="Arial" w:hAnsi="Arial" w:cs="Arial"/>
        </w:rPr>
        <w:t>). T</w:t>
      </w:r>
      <w:r w:rsidRPr="00014C50">
        <w:rPr>
          <w:rFonts w:ascii="Arial" w:hAnsi="Arial" w:cs="Arial"/>
        </w:rPr>
        <w:t>he difference between existing works and exclusive performance works will blur further</w:t>
      </w:r>
      <w:r w:rsidR="00E92131" w:rsidRPr="00014C50">
        <w:rPr>
          <w:rFonts w:ascii="Arial" w:hAnsi="Arial" w:cs="Arial"/>
        </w:rPr>
        <w:t>, and</w:t>
      </w:r>
      <w:r w:rsidRPr="00014C50">
        <w:rPr>
          <w:rFonts w:ascii="Arial" w:hAnsi="Arial" w:cs="Arial"/>
        </w:rPr>
        <w:t xml:space="preserve"> </w:t>
      </w:r>
      <w:r w:rsidR="00E92131" w:rsidRPr="00014C50">
        <w:rPr>
          <w:rFonts w:ascii="Arial" w:hAnsi="Arial" w:cs="Arial"/>
        </w:rPr>
        <w:t>j</w:t>
      </w:r>
      <w:r w:rsidR="00A63133" w:rsidRPr="00014C50">
        <w:rPr>
          <w:rFonts w:ascii="Arial" w:hAnsi="Arial" w:cs="Arial"/>
        </w:rPr>
        <w:t xml:space="preserve">ust as a young </w:t>
      </w:r>
      <w:r w:rsidRPr="00014C50">
        <w:rPr>
          <w:rFonts w:ascii="Arial" w:hAnsi="Arial" w:cs="Arial"/>
        </w:rPr>
        <w:t xml:space="preserve">Nicky </w:t>
      </w:r>
      <w:proofErr w:type="spellStart"/>
      <w:r w:rsidRPr="00014C50">
        <w:rPr>
          <w:rFonts w:ascii="Arial" w:hAnsi="Arial" w:cs="Arial"/>
        </w:rPr>
        <w:t>Siano</w:t>
      </w:r>
      <w:proofErr w:type="spellEnd"/>
      <w:r w:rsidRPr="00014C50">
        <w:rPr>
          <w:rFonts w:ascii="Arial" w:hAnsi="Arial" w:cs="Arial"/>
        </w:rPr>
        <w:t xml:space="preserve"> </w:t>
      </w:r>
      <w:r w:rsidR="00A63133" w:rsidRPr="00014C50">
        <w:rPr>
          <w:rFonts w:ascii="Arial" w:hAnsi="Arial" w:cs="Arial"/>
        </w:rPr>
        <w:t xml:space="preserve">experimented </w:t>
      </w:r>
      <w:r w:rsidRPr="00014C50">
        <w:rPr>
          <w:rFonts w:ascii="Arial" w:hAnsi="Arial" w:cs="Arial"/>
        </w:rPr>
        <w:t>on three turntables</w:t>
      </w:r>
      <w:r w:rsidR="00A63133" w:rsidRPr="00014C50">
        <w:rPr>
          <w:rFonts w:ascii="Arial" w:hAnsi="Arial" w:cs="Arial"/>
        </w:rPr>
        <w:t xml:space="preserve"> in 1973</w:t>
      </w:r>
      <w:r w:rsidRPr="00014C50">
        <w:rPr>
          <w:rFonts w:ascii="Arial" w:hAnsi="Arial" w:cs="Arial"/>
        </w:rPr>
        <w:t>, the</w:t>
      </w:r>
      <w:r w:rsidR="00D35CE0" w:rsidRPr="00014C50">
        <w:rPr>
          <w:rFonts w:ascii="Arial" w:hAnsi="Arial" w:cs="Arial"/>
        </w:rPr>
        <w:t>se modern DJs</w:t>
      </w:r>
      <w:r w:rsidRPr="00014C50">
        <w:rPr>
          <w:rFonts w:ascii="Arial" w:hAnsi="Arial" w:cs="Arial"/>
        </w:rPr>
        <w:t xml:space="preserve"> will be not so much </w:t>
      </w:r>
      <w:r w:rsidRPr="00014C50">
        <w:rPr>
          <w:rFonts w:ascii="Arial" w:hAnsi="Arial" w:cs="Arial"/>
          <w:i/>
          <w:iCs/>
        </w:rPr>
        <w:t>playing</w:t>
      </w:r>
      <w:r w:rsidRPr="00014C50">
        <w:rPr>
          <w:rFonts w:ascii="Arial" w:hAnsi="Arial" w:cs="Arial"/>
        </w:rPr>
        <w:t xml:space="preserve"> </w:t>
      </w:r>
      <w:r w:rsidRPr="00014C50">
        <w:rPr>
          <w:rFonts w:ascii="Arial" w:hAnsi="Arial" w:cs="Arial"/>
          <w:i/>
          <w:iCs/>
        </w:rPr>
        <w:t>records</w:t>
      </w:r>
      <w:r w:rsidRPr="00014C50">
        <w:rPr>
          <w:rFonts w:ascii="Arial" w:hAnsi="Arial" w:cs="Arial"/>
        </w:rPr>
        <w:t xml:space="preserve"> as </w:t>
      </w:r>
      <w:r w:rsidRPr="00014C50">
        <w:rPr>
          <w:rFonts w:ascii="Arial" w:hAnsi="Arial" w:cs="Arial"/>
          <w:i/>
          <w:iCs/>
        </w:rPr>
        <w:t>making</w:t>
      </w:r>
      <w:r w:rsidRPr="00014C50">
        <w:rPr>
          <w:rFonts w:ascii="Arial" w:hAnsi="Arial" w:cs="Arial"/>
        </w:rPr>
        <w:t xml:space="preserve"> </w:t>
      </w:r>
      <w:r w:rsidRPr="00014C50">
        <w:rPr>
          <w:rFonts w:ascii="Arial" w:hAnsi="Arial" w:cs="Arial"/>
          <w:i/>
          <w:iCs/>
        </w:rPr>
        <w:t>music</w:t>
      </w:r>
      <w:r w:rsidRPr="00014C50">
        <w:rPr>
          <w:rFonts w:ascii="Arial" w:hAnsi="Arial" w:cs="Arial"/>
        </w:rPr>
        <w:t xml:space="preserve">. </w:t>
      </w:r>
      <w:commentRangeEnd w:id="17"/>
      <w:r w:rsidR="00096B83">
        <w:rPr>
          <w:rStyle w:val="CommentReference"/>
          <w:rFonts w:ascii="Arial" w:eastAsiaTheme="minorHAnsi" w:hAnsi="Arial" w:cs="Arial"/>
          <w:lang w:eastAsia="en-US"/>
        </w:rPr>
        <w:commentReference w:id="17"/>
      </w:r>
    </w:p>
    <w:p w14:paraId="35A5F4D8" w14:textId="24CC10F5" w:rsidR="00D8333F" w:rsidRDefault="00D8333F">
      <w:pPr>
        <w:rPr>
          <w:rFonts w:ascii="Arial" w:eastAsiaTheme="majorEastAsia" w:hAnsi="Arial" w:cs="Arial"/>
          <w:color w:val="2F5496" w:themeColor="accent1" w:themeShade="BF"/>
        </w:rPr>
      </w:pPr>
    </w:p>
    <w:p w14:paraId="396E594E" w14:textId="243C3ABC" w:rsidR="0075638D" w:rsidRPr="00216E02" w:rsidRDefault="0075638D" w:rsidP="0075638D">
      <w:pPr>
        <w:pStyle w:val="Heading1"/>
        <w:rPr>
          <w:rFonts w:cs="Arial"/>
          <w:sz w:val="24"/>
          <w:szCs w:val="24"/>
        </w:rPr>
      </w:pPr>
      <w:r w:rsidRPr="00216E02">
        <w:rPr>
          <w:rFonts w:cs="Arial"/>
          <w:sz w:val="24"/>
          <w:szCs w:val="24"/>
        </w:rPr>
        <w:lastRenderedPageBreak/>
        <w:t>Acknowledgement</w:t>
      </w:r>
    </w:p>
    <w:p w14:paraId="006204B6" w14:textId="77777777" w:rsidR="00CE063B" w:rsidRPr="00216E02" w:rsidRDefault="00CE063B" w:rsidP="0075638D">
      <w:pPr>
        <w:rPr>
          <w:rFonts w:ascii="Arial" w:hAnsi="Arial" w:cs="Arial"/>
        </w:rPr>
      </w:pPr>
    </w:p>
    <w:p w14:paraId="4F7A5D7B" w14:textId="3BF3107F" w:rsidR="0075638D" w:rsidRPr="00014C50" w:rsidRDefault="0075638D" w:rsidP="00FF0477">
      <w:pPr>
        <w:jc w:val="both"/>
        <w:rPr>
          <w:rFonts w:ascii="Arial" w:hAnsi="Arial" w:cs="Arial"/>
        </w:rPr>
      </w:pPr>
      <w:r w:rsidRPr="00014C50">
        <w:rPr>
          <w:rFonts w:ascii="Arial" w:hAnsi="Arial" w:cs="Arial"/>
        </w:rPr>
        <w:t xml:space="preserve">This research was conducted on the land of the </w:t>
      </w:r>
      <w:proofErr w:type="spellStart"/>
      <w:r w:rsidRPr="00014C50">
        <w:rPr>
          <w:rFonts w:ascii="Arial" w:hAnsi="Arial" w:cs="Arial"/>
        </w:rPr>
        <w:t>Yalukit</w:t>
      </w:r>
      <w:proofErr w:type="spellEnd"/>
      <w:r w:rsidRPr="00014C50">
        <w:rPr>
          <w:rFonts w:ascii="Arial" w:hAnsi="Arial" w:cs="Arial"/>
        </w:rPr>
        <w:t xml:space="preserve"> </w:t>
      </w:r>
      <w:proofErr w:type="spellStart"/>
      <w:r w:rsidRPr="00014C50">
        <w:rPr>
          <w:rFonts w:ascii="Arial" w:hAnsi="Arial" w:cs="Arial"/>
        </w:rPr>
        <w:t>Willam</w:t>
      </w:r>
      <w:proofErr w:type="spellEnd"/>
      <w:r w:rsidRPr="00014C50">
        <w:rPr>
          <w:rFonts w:ascii="Arial" w:hAnsi="Arial" w:cs="Arial"/>
        </w:rPr>
        <w:t xml:space="preserve"> clan of the Boonwurrung/</w:t>
      </w:r>
      <w:proofErr w:type="spellStart"/>
      <w:r w:rsidRPr="00014C50">
        <w:rPr>
          <w:rFonts w:ascii="Arial" w:hAnsi="Arial" w:cs="Arial"/>
        </w:rPr>
        <w:t>Bunorong</w:t>
      </w:r>
      <w:proofErr w:type="spellEnd"/>
      <w:r w:rsidRPr="00014C50">
        <w:rPr>
          <w:rFonts w:ascii="Arial" w:hAnsi="Arial" w:cs="Arial"/>
        </w:rPr>
        <w:t xml:space="preserve"> people. Sovereignty was never ceded; it always was and always will be Aboriginal Land. I acknowledge the Traditional Owners as this country’s first artists and researchers, and I recognise my privilege to live and work on their land</w:t>
      </w:r>
      <w:r w:rsidR="00FF0477" w:rsidRPr="00014C50">
        <w:rPr>
          <w:rFonts w:ascii="Arial" w:hAnsi="Arial" w:cs="Arial"/>
        </w:rPr>
        <w:t xml:space="preserve"> while colonial structures and policies remain in place</w:t>
      </w:r>
      <w:r w:rsidRPr="00014C50">
        <w:rPr>
          <w:rFonts w:ascii="Arial" w:hAnsi="Arial" w:cs="Arial"/>
        </w:rPr>
        <w:t>.</w:t>
      </w:r>
    </w:p>
    <w:p w14:paraId="3A37DB5F" w14:textId="77777777" w:rsidR="0075638D" w:rsidRPr="00014C50" w:rsidRDefault="0075638D" w:rsidP="00FF0477">
      <w:pPr>
        <w:jc w:val="both"/>
        <w:rPr>
          <w:rFonts w:ascii="Arial" w:hAnsi="Arial" w:cs="Arial"/>
        </w:rPr>
      </w:pPr>
    </w:p>
    <w:p w14:paraId="29EF724A" w14:textId="6DBB285D" w:rsidR="0075638D" w:rsidRPr="00014C50" w:rsidRDefault="0075638D" w:rsidP="0075638D">
      <w:pPr>
        <w:rPr>
          <w:rFonts w:ascii="Arial" w:hAnsi="Arial" w:cs="Arial"/>
        </w:rPr>
      </w:pPr>
    </w:p>
    <w:p w14:paraId="0F3A3E5E" w14:textId="77777777" w:rsidR="00CE063B" w:rsidRPr="00216E02" w:rsidRDefault="00CE063B">
      <w:pPr>
        <w:rPr>
          <w:rFonts w:ascii="Arial" w:eastAsiaTheme="majorEastAsia" w:hAnsi="Arial" w:cs="Arial"/>
          <w:color w:val="2F5496" w:themeColor="accent1" w:themeShade="BF"/>
        </w:rPr>
      </w:pPr>
      <w:r w:rsidRPr="00014C50">
        <w:rPr>
          <w:rFonts w:ascii="Arial" w:hAnsi="Arial" w:cs="Arial"/>
        </w:rPr>
        <w:br w:type="page"/>
      </w:r>
    </w:p>
    <w:p w14:paraId="3269E256" w14:textId="4B5B78E8" w:rsidR="00B74033" w:rsidRPr="00216E02" w:rsidRDefault="00B74033" w:rsidP="00D66B55">
      <w:pPr>
        <w:pStyle w:val="Heading1"/>
        <w:rPr>
          <w:rFonts w:cs="Arial"/>
          <w:sz w:val="24"/>
          <w:szCs w:val="24"/>
        </w:rPr>
      </w:pPr>
      <w:r w:rsidRPr="00216E02">
        <w:rPr>
          <w:rFonts w:cs="Arial"/>
          <w:sz w:val="24"/>
          <w:szCs w:val="24"/>
        </w:rPr>
        <w:lastRenderedPageBreak/>
        <w:t>R</w:t>
      </w:r>
      <w:r w:rsidR="00D66B55" w:rsidRPr="00216E02">
        <w:rPr>
          <w:rFonts w:cs="Arial"/>
          <w:sz w:val="24"/>
          <w:szCs w:val="24"/>
        </w:rPr>
        <w:t>eferences</w:t>
      </w:r>
    </w:p>
    <w:p w14:paraId="5FEF345F" w14:textId="77777777" w:rsidR="00CE1C8C" w:rsidRPr="00014C50" w:rsidRDefault="00CE1C8C" w:rsidP="00D8289F">
      <w:pPr>
        <w:jc w:val="both"/>
        <w:rPr>
          <w:rFonts w:ascii="Arial" w:hAnsi="Arial" w:cs="Arial"/>
        </w:rPr>
      </w:pPr>
    </w:p>
    <w:p w14:paraId="636ED342" w14:textId="49B004F0" w:rsidR="00B74033" w:rsidRPr="00014C50" w:rsidRDefault="00B74033" w:rsidP="00D55E8D">
      <w:pPr>
        <w:ind w:left="720" w:hanging="720"/>
        <w:rPr>
          <w:rFonts w:ascii="Arial" w:hAnsi="Arial" w:cs="Arial"/>
        </w:rPr>
      </w:pPr>
      <w:r w:rsidRPr="00014C50">
        <w:rPr>
          <w:rFonts w:ascii="Arial" w:hAnsi="Arial" w:cs="Arial"/>
        </w:rPr>
        <w:t xml:space="preserve">Andersen, T. H. (2005). In the </w:t>
      </w:r>
      <w:proofErr w:type="spellStart"/>
      <w:r w:rsidRPr="00014C50">
        <w:rPr>
          <w:rFonts w:ascii="Arial" w:hAnsi="Arial" w:cs="Arial"/>
        </w:rPr>
        <w:t>mixxx</w:t>
      </w:r>
      <w:proofErr w:type="spellEnd"/>
      <w:r w:rsidRPr="00014C50">
        <w:rPr>
          <w:rFonts w:ascii="Arial" w:hAnsi="Arial" w:cs="Arial"/>
        </w:rPr>
        <w:t xml:space="preserve">: novel digital DJ interfaces. </w:t>
      </w:r>
      <w:r w:rsidRPr="00014C50">
        <w:rPr>
          <w:rFonts w:ascii="Arial" w:hAnsi="Arial" w:cs="Arial"/>
          <w:i/>
          <w:iCs/>
        </w:rPr>
        <w:t>CHI ’05</w:t>
      </w:r>
      <w:r w:rsidRPr="00014C50">
        <w:rPr>
          <w:rFonts w:ascii="Arial" w:hAnsi="Arial" w:cs="Arial"/>
        </w:rPr>
        <w:t xml:space="preserve"> </w:t>
      </w:r>
      <w:r w:rsidRPr="00014C50">
        <w:rPr>
          <w:rFonts w:ascii="Arial" w:hAnsi="Arial" w:cs="Arial"/>
          <w:i/>
          <w:iCs/>
        </w:rPr>
        <w:t>Extended</w:t>
      </w:r>
      <w:r w:rsidRPr="00014C50">
        <w:rPr>
          <w:rFonts w:ascii="Arial" w:hAnsi="Arial" w:cs="Arial"/>
        </w:rPr>
        <w:t xml:space="preserve"> </w:t>
      </w:r>
      <w:r w:rsidRPr="00014C50">
        <w:rPr>
          <w:rFonts w:ascii="Arial" w:hAnsi="Arial" w:cs="Arial"/>
          <w:i/>
          <w:iCs/>
        </w:rPr>
        <w:t>Abstracts of Human Factors in Computing Systems</w:t>
      </w:r>
      <w:r w:rsidRPr="00014C50">
        <w:rPr>
          <w:rFonts w:ascii="Arial" w:hAnsi="Arial" w:cs="Arial"/>
        </w:rPr>
        <w:t xml:space="preserve">, USA, 1136–1137. </w:t>
      </w:r>
      <w:hyperlink r:id="rId24" w:history="1">
        <w:r w:rsidRPr="00014C50">
          <w:rPr>
            <w:rStyle w:val="Hyperlink"/>
            <w:rFonts w:ascii="Arial" w:hAnsi="Arial" w:cs="Arial"/>
          </w:rPr>
          <w:t>https://doi.org/10.1145/1056808.1056850</w:t>
        </w:r>
      </w:hyperlink>
    </w:p>
    <w:p w14:paraId="53B26F30" w14:textId="019619E6" w:rsidR="00E17B0B" w:rsidRPr="00014C50" w:rsidRDefault="00E17B0B" w:rsidP="00D55E8D">
      <w:pPr>
        <w:ind w:hanging="720"/>
        <w:rPr>
          <w:rFonts w:ascii="Arial" w:hAnsi="Arial" w:cs="Arial"/>
        </w:rPr>
      </w:pPr>
    </w:p>
    <w:p w14:paraId="74A0725D" w14:textId="77777777" w:rsidR="00A273B2" w:rsidRPr="00A273B2" w:rsidRDefault="00A273B2" w:rsidP="00A273B2">
      <w:pPr>
        <w:shd w:val="clear" w:color="auto" w:fill="FFFFFF"/>
        <w:ind w:left="720" w:hanging="720"/>
        <w:rPr>
          <w:rFonts w:ascii="Arial" w:hAnsi="Arial" w:cs="Arial"/>
          <w:color w:val="000000"/>
        </w:rPr>
      </w:pPr>
      <w:proofErr w:type="spellStart"/>
      <w:r w:rsidRPr="00A273B2">
        <w:rPr>
          <w:rFonts w:ascii="Arial" w:hAnsi="Arial" w:cs="Arial"/>
          <w:color w:val="000000"/>
        </w:rPr>
        <w:t>Attias</w:t>
      </w:r>
      <w:proofErr w:type="spellEnd"/>
      <w:r w:rsidRPr="00A273B2">
        <w:rPr>
          <w:rFonts w:ascii="Arial" w:hAnsi="Arial" w:cs="Arial"/>
          <w:color w:val="000000"/>
        </w:rPr>
        <w:t xml:space="preserve">, B. A. (2013). Subjectivity in the Groove: Phonography, Digitality and Fidelity. In B. A. </w:t>
      </w:r>
      <w:proofErr w:type="spellStart"/>
      <w:r w:rsidRPr="00A273B2">
        <w:rPr>
          <w:rFonts w:ascii="Arial" w:hAnsi="Arial" w:cs="Arial"/>
          <w:color w:val="000000"/>
        </w:rPr>
        <w:t>Attias</w:t>
      </w:r>
      <w:proofErr w:type="spellEnd"/>
      <w:r w:rsidRPr="00A273B2">
        <w:rPr>
          <w:rFonts w:ascii="Arial" w:hAnsi="Arial" w:cs="Arial"/>
          <w:color w:val="000000"/>
        </w:rPr>
        <w:t xml:space="preserve">, A. </w:t>
      </w:r>
      <w:proofErr w:type="spellStart"/>
      <w:r w:rsidRPr="00A273B2">
        <w:rPr>
          <w:rFonts w:ascii="Arial" w:hAnsi="Arial" w:cs="Arial"/>
          <w:color w:val="000000"/>
        </w:rPr>
        <w:t>Gavanas</w:t>
      </w:r>
      <w:proofErr w:type="spellEnd"/>
      <w:r w:rsidRPr="00A273B2">
        <w:rPr>
          <w:rFonts w:ascii="Arial" w:hAnsi="Arial" w:cs="Arial"/>
          <w:color w:val="000000"/>
        </w:rPr>
        <w:t>, &amp; H. C. Rietveld (Eds.), </w:t>
      </w:r>
      <w:r w:rsidRPr="00A273B2">
        <w:rPr>
          <w:rFonts w:ascii="Arial" w:hAnsi="Arial" w:cs="Arial"/>
          <w:i/>
          <w:iCs/>
          <w:color w:val="000000"/>
        </w:rPr>
        <w:t>DJ Culture in the Mix: Power, Technology and Social Change in Electronic Dance Music</w:t>
      </w:r>
      <w:r w:rsidRPr="00A273B2">
        <w:rPr>
          <w:rFonts w:ascii="Arial" w:hAnsi="Arial" w:cs="Arial"/>
          <w:color w:val="000000"/>
        </w:rPr>
        <w:t> (pp. 15–49). New York: Bloomsbury.</w:t>
      </w:r>
    </w:p>
    <w:p w14:paraId="53D7C670" w14:textId="1302CCEE" w:rsidR="00AC3B74" w:rsidRPr="00A273B2" w:rsidRDefault="00A273B2" w:rsidP="00A273B2">
      <w:r w:rsidRPr="00A273B2">
        <w:rPr>
          <w:color w:val="000000"/>
          <w:shd w:val="clear" w:color="auto" w:fill="FFFFFF"/>
        </w:rPr>
        <w:t>‌</w:t>
      </w:r>
    </w:p>
    <w:p w14:paraId="4B63F33D" w14:textId="15ED836E" w:rsidR="005C6627" w:rsidRPr="00014C50" w:rsidRDefault="005C6627" w:rsidP="00D55E8D">
      <w:pPr>
        <w:ind w:left="720" w:hanging="720"/>
        <w:rPr>
          <w:rFonts w:ascii="Arial" w:hAnsi="Arial" w:cs="Arial"/>
        </w:rPr>
      </w:pPr>
      <w:r w:rsidRPr="00014C50">
        <w:rPr>
          <w:rFonts w:ascii="Arial" w:hAnsi="Arial" w:cs="Arial"/>
          <w:color w:val="000000"/>
          <w:shd w:val="clear" w:color="auto" w:fill="FFFFFF"/>
        </w:rPr>
        <w:t>Baumann, M. (2003). </w:t>
      </w:r>
      <w:r w:rsidRPr="00014C50">
        <w:rPr>
          <w:rFonts w:ascii="Arial" w:hAnsi="Arial" w:cs="Arial"/>
          <w:color w:val="000000"/>
        </w:rPr>
        <w:t>80SC7SEQ</w:t>
      </w:r>
      <w:r w:rsidR="00CE2A91" w:rsidRPr="00014C50">
        <w:rPr>
          <w:rFonts w:ascii="Arial" w:hAnsi="Arial" w:cs="Arial"/>
          <w:color w:val="000000"/>
          <w:shd w:val="clear" w:color="auto" w:fill="FFFFFF"/>
        </w:rPr>
        <w:t xml:space="preserve">. On </w:t>
      </w:r>
      <w:r w:rsidR="00CE2A91" w:rsidRPr="00014C50">
        <w:rPr>
          <w:rFonts w:ascii="Arial" w:hAnsi="Arial" w:cs="Arial"/>
          <w:i/>
          <w:iCs/>
          <w:color w:val="000000"/>
          <w:shd w:val="clear" w:color="auto" w:fill="FFFFFF"/>
        </w:rPr>
        <w:t>Prodigal Son</w:t>
      </w:r>
      <w:r w:rsidRPr="00014C50">
        <w:rPr>
          <w:rFonts w:ascii="Arial" w:hAnsi="Arial" w:cs="Arial"/>
          <w:color w:val="000000"/>
          <w:shd w:val="clear" w:color="auto" w:fill="FFFFFF"/>
        </w:rPr>
        <w:t> [2LP].</w:t>
      </w:r>
      <w:r w:rsidR="004929EB" w:rsidRPr="00014C50">
        <w:rPr>
          <w:rFonts w:ascii="Arial" w:hAnsi="Arial" w:cs="Arial"/>
          <w:color w:val="000000"/>
          <w:shd w:val="clear" w:color="auto" w:fill="FFFFFF"/>
        </w:rPr>
        <w:t xml:space="preserve"> Frankfurt:</w:t>
      </w:r>
      <w:r w:rsidRPr="00014C50">
        <w:rPr>
          <w:rFonts w:ascii="Arial" w:hAnsi="Arial" w:cs="Arial"/>
          <w:color w:val="000000"/>
          <w:shd w:val="clear" w:color="auto" w:fill="FFFFFF"/>
        </w:rPr>
        <w:t xml:space="preserve"> </w:t>
      </w:r>
      <w:proofErr w:type="spellStart"/>
      <w:r w:rsidRPr="00014C50">
        <w:rPr>
          <w:rFonts w:ascii="Arial" w:hAnsi="Arial" w:cs="Arial"/>
          <w:color w:val="000000"/>
          <w:shd w:val="clear" w:color="auto" w:fill="FFFFFF"/>
        </w:rPr>
        <w:t>Resopal</w:t>
      </w:r>
      <w:proofErr w:type="spellEnd"/>
      <w:r w:rsidRPr="00014C50">
        <w:rPr>
          <w:rFonts w:ascii="Arial" w:hAnsi="Arial" w:cs="Arial"/>
          <w:color w:val="000000"/>
          <w:shd w:val="clear" w:color="auto" w:fill="FFFFFF"/>
        </w:rPr>
        <w:t xml:space="preserve"> </w:t>
      </w:r>
      <w:proofErr w:type="spellStart"/>
      <w:r w:rsidRPr="00014C50">
        <w:rPr>
          <w:rFonts w:ascii="Arial" w:hAnsi="Arial" w:cs="Arial"/>
          <w:color w:val="000000"/>
          <w:shd w:val="clear" w:color="auto" w:fill="FFFFFF"/>
        </w:rPr>
        <w:t>Schallware</w:t>
      </w:r>
      <w:proofErr w:type="spellEnd"/>
      <w:r w:rsidRPr="00014C50">
        <w:rPr>
          <w:rFonts w:ascii="Arial" w:hAnsi="Arial" w:cs="Arial"/>
          <w:color w:val="000000"/>
          <w:shd w:val="clear" w:color="auto" w:fill="FFFFFF"/>
        </w:rPr>
        <w:t>.</w:t>
      </w:r>
    </w:p>
    <w:p w14:paraId="5077286C" w14:textId="77777777" w:rsidR="00043EF6" w:rsidRPr="00014C50" w:rsidRDefault="00043EF6" w:rsidP="00D55E8D">
      <w:pPr>
        <w:ind w:left="720" w:hanging="720"/>
        <w:rPr>
          <w:rFonts w:ascii="Arial" w:hAnsi="Arial" w:cs="Arial"/>
        </w:rPr>
      </w:pPr>
    </w:p>
    <w:p w14:paraId="3EC47D82" w14:textId="77777777" w:rsidR="00201F25" w:rsidRPr="00014C50" w:rsidRDefault="00201F25" w:rsidP="00D55E8D">
      <w:pPr>
        <w:ind w:left="720" w:hanging="720"/>
        <w:rPr>
          <w:rFonts w:ascii="Arial" w:hAnsi="Arial" w:cs="Arial"/>
        </w:rPr>
      </w:pPr>
      <w:r w:rsidRPr="00014C50">
        <w:rPr>
          <w:rFonts w:ascii="Arial" w:hAnsi="Arial" w:cs="Arial"/>
          <w:color w:val="000000"/>
          <w:shd w:val="clear" w:color="auto" w:fill="FFFFFF"/>
        </w:rPr>
        <w:t>Bolt, B. (2010). The Magic is in Handling. In E. Barrett &amp; B. Bolt, </w:t>
      </w:r>
      <w:r w:rsidRPr="00014C50">
        <w:rPr>
          <w:rFonts w:ascii="Arial" w:hAnsi="Arial" w:cs="Arial"/>
          <w:i/>
          <w:iCs/>
          <w:color w:val="000000"/>
        </w:rPr>
        <w:t>Practice as Research: Approaches to Creative Arts Enquiry</w:t>
      </w:r>
      <w:r w:rsidRPr="00014C50">
        <w:rPr>
          <w:rFonts w:ascii="Arial" w:hAnsi="Arial" w:cs="Arial"/>
          <w:color w:val="000000"/>
          <w:shd w:val="clear" w:color="auto" w:fill="FFFFFF"/>
        </w:rPr>
        <w:t> (pp. 27-34). London: IB Tauris.</w:t>
      </w:r>
    </w:p>
    <w:p w14:paraId="41E39FDF" w14:textId="77777777" w:rsidR="00C9746A" w:rsidRPr="00014C50" w:rsidRDefault="00C9746A" w:rsidP="00D55E8D">
      <w:pPr>
        <w:ind w:left="720" w:hanging="720"/>
        <w:rPr>
          <w:rFonts w:ascii="Arial" w:hAnsi="Arial" w:cs="Arial"/>
        </w:rPr>
      </w:pPr>
    </w:p>
    <w:p w14:paraId="42645BFE" w14:textId="509C2B9A" w:rsidR="00C869A7" w:rsidRPr="00014C50" w:rsidRDefault="00C869A7" w:rsidP="00D55E8D">
      <w:pPr>
        <w:ind w:left="720" w:hanging="720"/>
        <w:rPr>
          <w:rFonts w:ascii="Arial" w:hAnsi="Arial" w:cs="Arial"/>
        </w:rPr>
      </w:pPr>
      <w:r w:rsidRPr="00014C50">
        <w:rPr>
          <w:rFonts w:ascii="Arial" w:hAnsi="Arial" w:cs="Arial"/>
          <w:color w:val="000000"/>
          <w:shd w:val="clear" w:color="auto" w:fill="FFFFFF"/>
        </w:rPr>
        <w:t>Brewster, B., &amp; Broughton, F. (2006). </w:t>
      </w:r>
      <w:r w:rsidRPr="00014C50">
        <w:rPr>
          <w:rFonts w:ascii="Arial" w:hAnsi="Arial" w:cs="Arial"/>
          <w:i/>
          <w:iCs/>
          <w:color w:val="000000"/>
        </w:rPr>
        <w:t>Last Night a DJ Saved My Life: The History of the Disc Jockey</w:t>
      </w:r>
      <w:r w:rsidRPr="00014C50">
        <w:rPr>
          <w:rFonts w:ascii="Arial" w:hAnsi="Arial" w:cs="Arial"/>
          <w:color w:val="000000"/>
          <w:shd w:val="clear" w:color="auto" w:fill="FFFFFF"/>
        </w:rPr>
        <w:t>. New York</w:t>
      </w:r>
      <w:r w:rsidR="00CE446A" w:rsidRPr="00014C50">
        <w:rPr>
          <w:rFonts w:ascii="Arial" w:hAnsi="Arial" w:cs="Arial"/>
          <w:color w:val="000000"/>
          <w:shd w:val="clear" w:color="auto" w:fill="FFFFFF"/>
        </w:rPr>
        <w:t>, NY</w:t>
      </w:r>
      <w:r w:rsidRPr="00014C50">
        <w:rPr>
          <w:rFonts w:ascii="Arial" w:hAnsi="Arial" w:cs="Arial"/>
          <w:color w:val="000000"/>
          <w:shd w:val="clear" w:color="auto" w:fill="FFFFFF"/>
        </w:rPr>
        <w:t>: Grove Press.</w:t>
      </w:r>
    </w:p>
    <w:p w14:paraId="38B48FE1" w14:textId="472AA32F" w:rsidR="00704EAC" w:rsidRPr="00014C50" w:rsidRDefault="00704EAC" w:rsidP="00D55E8D">
      <w:pPr>
        <w:ind w:hanging="720"/>
        <w:rPr>
          <w:rFonts w:ascii="Arial" w:hAnsi="Arial" w:cs="Arial"/>
        </w:rPr>
      </w:pPr>
    </w:p>
    <w:p w14:paraId="6279293A" w14:textId="7EB8158D" w:rsidR="003B6C05" w:rsidRPr="00014C50" w:rsidRDefault="003B6C05" w:rsidP="00D55E8D">
      <w:pPr>
        <w:ind w:left="720" w:hanging="720"/>
        <w:rPr>
          <w:rFonts w:ascii="Arial" w:hAnsi="Arial" w:cs="Arial"/>
        </w:rPr>
      </w:pPr>
      <w:r w:rsidRPr="00014C50">
        <w:rPr>
          <w:rFonts w:ascii="Arial" w:hAnsi="Arial" w:cs="Arial"/>
          <w:color w:val="000000"/>
          <w:shd w:val="clear" w:color="auto" w:fill="FFFFFF"/>
        </w:rPr>
        <w:t>Black, K., &amp; Brown, D. (2006). </w:t>
      </w:r>
      <w:proofErr w:type="spellStart"/>
      <w:r w:rsidRPr="00014C50">
        <w:rPr>
          <w:rFonts w:ascii="Arial" w:hAnsi="Arial" w:cs="Arial"/>
          <w:i/>
          <w:iCs/>
          <w:color w:val="000000"/>
        </w:rPr>
        <w:t>Bildeburg</w:t>
      </w:r>
      <w:proofErr w:type="spellEnd"/>
      <w:r w:rsidRPr="00014C50">
        <w:rPr>
          <w:rFonts w:ascii="Arial" w:hAnsi="Arial" w:cs="Arial"/>
          <w:i/>
          <w:iCs/>
          <w:color w:val="000000"/>
        </w:rPr>
        <w:t xml:space="preserve"> Group</w:t>
      </w:r>
      <w:r w:rsidRPr="00014C50">
        <w:rPr>
          <w:rFonts w:ascii="Arial" w:hAnsi="Arial" w:cs="Arial"/>
          <w:color w:val="000000"/>
          <w:shd w:val="clear" w:color="auto" w:fill="FFFFFF"/>
        </w:rPr>
        <w:t xml:space="preserve"> [12inch vinyl]. </w:t>
      </w:r>
      <w:r w:rsidR="004929EB" w:rsidRPr="00014C50">
        <w:rPr>
          <w:rFonts w:ascii="Arial" w:hAnsi="Arial" w:cs="Arial"/>
          <w:color w:val="000000"/>
          <w:shd w:val="clear" w:color="auto" w:fill="FFFFFF"/>
        </w:rPr>
        <w:t xml:space="preserve">London: </w:t>
      </w:r>
      <w:r w:rsidRPr="00014C50">
        <w:rPr>
          <w:rFonts w:ascii="Arial" w:hAnsi="Arial" w:cs="Arial"/>
          <w:color w:val="000000"/>
          <w:shd w:val="clear" w:color="auto" w:fill="FFFFFF"/>
        </w:rPr>
        <w:t xml:space="preserve">Volt </w:t>
      </w:r>
      <w:proofErr w:type="spellStart"/>
      <w:r w:rsidRPr="00014C50">
        <w:rPr>
          <w:rFonts w:ascii="Arial" w:hAnsi="Arial" w:cs="Arial"/>
          <w:color w:val="000000"/>
          <w:shd w:val="clear" w:color="auto" w:fill="FFFFFF"/>
        </w:rPr>
        <w:t>Musik</w:t>
      </w:r>
      <w:proofErr w:type="spellEnd"/>
      <w:r w:rsidRPr="00014C50">
        <w:rPr>
          <w:rFonts w:ascii="Arial" w:hAnsi="Arial" w:cs="Arial"/>
          <w:color w:val="000000"/>
          <w:shd w:val="clear" w:color="auto" w:fill="FFFFFF"/>
        </w:rPr>
        <w:t>.</w:t>
      </w:r>
    </w:p>
    <w:p w14:paraId="3B3AA013" w14:textId="77777777" w:rsidR="00801A60" w:rsidRPr="00014C50" w:rsidRDefault="00801A60" w:rsidP="00D55E8D">
      <w:pPr>
        <w:ind w:left="720" w:hanging="720"/>
        <w:rPr>
          <w:rFonts w:ascii="Arial" w:hAnsi="Arial" w:cs="Arial"/>
        </w:rPr>
      </w:pPr>
    </w:p>
    <w:p w14:paraId="25EB1036" w14:textId="139E69C5" w:rsidR="00B74033" w:rsidRPr="00014C50" w:rsidRDefault="00B74033" w:rsidP="00D55E8D">
      <w:pPr>
        <w:ind w:left="720" w:hanging="720"/>
        <w:rPr>
          <w:rFonts w:ascii="Arial" w:hAnsi="Arial" w:cs="Arial"/>
        </w:rPr>
      </w:pPr>
      <w:r w:rsidRPr="00014C50">
        <w:rPr>
          <w:rFonts w:ascii="Arial" w:hAnsi="Arial" w:cs="Arial"/>
        </w:rPr>
        <w:t xml:space="preserve">Butler, M. J. (2006). </w:t>
      </w:r>
      <w:r w:rsidRPr="00014C50">
        <w:rPr>
          <w:rFonts w:ascii="Arial" w:hAnsi="Arial" w:cs="Arial"/>
          <w:i/>
          <w:iCs/>
        </w:rPr>
        <w:t>Unlocking the Groove:</w:t>
      </w:r>
      <w:r w:rsidRPr="00014C50">
        <w:rPr>
          <w:rFonts w:ascii="Arial" w:hAnsi="Arial" w:cs="Arial"/>
        </w:rPr>
        <w:t xml:space="preserve"> </w:t>
      </w:r>
      <w:r w:rsidRPr="00014C50">
        <w:rPr>
          <w:rFonts w:ascii="Arial" w:hAnsi="Arial" w:cs="Arial"/>
          <w:i/>
          <w:iCs/>
        </w:rPr>
        <w:t xml:space="preserve">Rhythm, </w:t>
      </w:r>
      <w:proofErr w:type="gramStart"/>
      <w:r w:rsidRPr="00014C50">
        <w:rPr>
          <w:rFonts w:ascii="Arial" w:hAnsi="Arial" w:cs="Arial"/>
          <w:i/>
          <w:iCs/>
        </w:rPr>
        <w:t>Meter</w:t>
      </w:r>
      <w:proofErr w:type="gramEnd"/>
      <w:r w:rsidRPr="00014C50">
        <w:rPr>
          <w:rFonts w:ascii="Arial" w:hAnsi="Arial" w:cs="Arial"/>
          <w:i/>
          <w:iCs/>
        </w:rPr>
        <w:t xml:space="preserve"> and Musical Design in Electronic Dance Music</w:t>
      </w:r>
      <w:r w:rsidRPr="00014C50">
        <w:rPr>
          <w:rFonts w:ascii="Arial" w:hAnsi="Arial" w:cs="Arial"/>
        </w:rPr>
        <w:t xml:space="preserve">. </w:t>
      </w:r>
      <w:r w:rsidR="00B215E8" w:rsidRPr="00014C50">
        <w:rPr>
          <w:rFonts w:ascii="Arial" w:hAnsi="Arial" w:cs="Arial"/>
        </w:rPr>
        <w:t xml:space="preserve">Bloomington, IN: </w:t>
      </w:r>
      <w:r w:rsidRPr="00014C50">
        <w:rPr>
          <w:rFonts w:ascii="Arial" w:hAnsi="Arial" w:cs="Arial"/>
        </w:rPr>
        <w:t>Indiana University Press.</w:t>
      </w:r>
    </w:p>
    <w:p w14:paraId="45D9AE93" w14:textId="77777777" w:rsidR="00B74033" w:rsidRPr="00014C50" w:rsidRDefault="00B74033" w:rsidP="00D55E8D">
      <w:pPr>
        <w:ind w:left="720" w:hanging="720"/>
        <w:rPr>
          <w:rFonts w:ascii="Arial" w:hAnsi="Arial" w:cs="Arial"/>
        </w:rPr>
      </w:pPr>
    </w:p>
    <w:p w14:paraId="4B0B17C4" w14:textId="25CD259B" w:rsidR="00B74033" w:rsidRPr="00014C50" w:rsidRDefault="00B74033" w:rsidP="00D55E8D">
      <w:pPr>
        <w:ind w:left="720" w:hanging="720"/>
        <w:rPr>
          <w:rFonts w:ascii="Arial" w:hAnsi="Arial" w:cs="Arial"/>
        </w:rPr>
      </w:pPr>
      <w:r w:rsidRPr="00014C50">
        <w:rPr>
          <w:rFonts w:ascii="Arial" w:hAnsi="Arial" w:cs="Arial"/>
        </w:rPr>
        <w:t xml:space="preserve">Butler, M. J. (2014). </w:t>
      </w:r>
      <w:r w:rsidRPr="00014C50">
        <w:rPr>
          <w:rFonts w:ascii="Arial" w:hAnsi="Arial" w:cs="Arial"/>
          <w:i/>
          <w:iCs/>
        </w:rPr>
        <w:t>Playing with Something That Runs: Technology, Improvisation and Composition in DJ and Laptop Performance</w:t>
      </w:r>
      <w:r w:rsidRPr="00014C50">
        <w:rPr>
          <w:rFonts w:ascii="Arial" w:hAnsi="Arial" w:cs="Arial"/>
        </w:rPr>
        <w:t xml:space="preserve">. </w:t>
      </w:r>
      <w:r w:rsidR="00B215E8" w:rsidRPr="00014C50">
        <w:rPr>
          <w:rFonts w:ascii="Arial" w:hAnsi="Arial" w:cs="Arial"/>
        </w:rPr>
        <w:t xml:space="preserve">New York, NY: </w:t>
      </w:r>
      <w:r w:rsidRPr="00014C50">
        <w:rPr>
          <w:rFonts w:ascii="Arial" w:hAnsi="Arial" w:cs="Arial"/>
        </w:rPr>
        <w:t>Oxford University Press.</w:t>
      </w:r>
    </w:p>
    <w:p w14:paraId="039B964B" w14:textId="02D22BA1" w:rsidR="00B74033" w:rsidRPr="00014C50" w:rsidRDefault="00B74033" w:rsidP="00D55E8D">
      <w:pPr>
        <w:pStyle w:val="FootnoteText"/>
        <w:ind w:left="720" w:hanging="720"/>
        <w:rPr>
          <w:sz w:val="24"/>
          <w:szCs w:val="24"/>
        </w:rPr>
      </w:pPr>
    </w:p>
    <w:p w14:paraId="72F22806" w14:textId="321CE8AE" w:rsidR="003345DC" w:rsidRPr="00014C50" w:rsidRDefault="003345DC" w:rsidP="00D55E8D">
      <w:pPr>
        <w:ind w:left="720" w:hanging="720"/>
        <w:rPr>
          <w:rFonts w:ascii="Arial" w:hAnsi="Arial" w:cs="Arial"/>
        </w:rPr>
      </w:pPr>
      <w:proofErr w:type="spellStart"/>
      <w:r w:rsidRPr="00014C50">
        <w:rPr>
          <w:rFonts w:ascii="Arial" w:hAnsi="Arial" w:cs="Arial"/>
          <w:color w:val="000000"/>
          <w:shd w:val="clear" w:color="auto" w:fill="FFFFFF"/>
        </w:rPr>
        <w:t>Callander</w:t>
      </w:r>
      <w:proofErr w:type="spellEnd"/>
      <w:r w:rsidRPr="00014C50">
        <w:rPr>
          <w:rFonts w:ascii="Arial" w:hAnsi="Arial" w:cs="Arial"/>
          <w:color w:val="000000"/>
          <w:shd w:val="clear" w:color="auto" w:fill="FFFFFF"/>
        </w:rPr>
        <w:t xml:space="preserve">, M., &amp; </w:t>
      </w:r>
      <w:proofErr w:type="spellStart"/>
      <w:r w:rsidRPr="00014C50">
        <w:rPr>
          <w:rFonts w:ascii="Arial" w:hAnsi="Arial" w:cs="Arial"/>
          <w:color w:val="000000"/>
          <w:shd w:val="clear" w:color="auto" w:fill="FFFFFF"/>
        </w:rPr>
        <w:t>Chabdjian</w:t>
      </w:r>
      <w:proofErr w:type="spellEnd"/>
      <w:r w:rsidRPr="00014C50">
        <w:rPr>
          <w:rFonts w:ascii="Arial" w:hAnsi="Arial" w:cs="Arial"/>
          <w:color w:val="000000"/>
          <w:shd w:val="clear" w:color="auto" w:fill="FFFFFF"/>
        </w:rPr>
        <w:t>, A. (2006). </w:t>
      </w:r>
      <w:r w:rsidRPr="00014C50">
        <w:rPr>
          <w:rFonts w:ascii="Arial" w:hAnsi="Arial" w:cs="Arial"/>
          <w:i/>
          <w:iCs/>
          <w:color w:val="000000"/>
        </w:rPr>
        <w:t>Honkytonks: The Last Dance</w:t>
      </w:r>
      <w:r w:rsidRPr="00014C50">
        <w:rPr>
          <w:rFonts w:ascii="Arial" w:hAnsi="Arial" w:cs="Arial"/>
          <w:color w:val="000000"/>
          <w:shd w:val="clear" w:color="auto" w:fill="FFFFFF"/>
        </w:rPr>
        <w:t xml:space="preserve">[2xCD]. </w:t>
      </w:r>
      <w:r w:rsidR="004929EB" w:rsidRPr="00014C50">
        <w:rPr>
          <w:rFonts w:ascii="Arial" w:hAnsi="Arial" w:cs="Arial"/>
          <w:color w:val="000000"/>
          <w:shd w:val="clear" w:color="auto" w:fill="FFFFFF"/>
        </w:rPr>
        <w:t xml:space="preserve">Melbourne: </w:t>
      </w:r>
      <w:r w:rsidRPr="00014C50">
        <w:rPr>
          <w:rFonts w:ascii="Arial" w:hAnsi="Arial" w:cs="Arial"/>
          <w:color w:val="000000"/>
          <w:shd w:val="clear" w:color="auto" w:fill="FFFFFF"/>
        </w:rPr>
        <w:t>Honkytonks/Stomp.</w:t>
      </w:r>
    </w:p>
    <w:p w14:paraId="61CD25DF" w14:textId="77777777" w:rsidR="005F7C54" w:rsidRPr="00014C50" w:rsidRDefault="005F7C54" w:rsidP="00D55E8D">
      <w:pPr>
        <w:pStyle w:val="FootnoteText"/>
        <w:ind w:left="720" w:hanging="720"/>
        <w:rPr>
          <w:sz w:val="24"/>
          <w:szCs w:val="24"/>
        </w:rPr>
      </w:pPr>
    </w:p>
    <w:p w14:paraId="16E8BDC8" w14:textId="1A1723D2" w:rsidR="003345DC" w:rsidRPr="00014C50" w:rsidRDefault="003345DC" w:rsidP="00D55E8D">
      <w:pPr>
        <w:ind w:left="720" w:hanging="720"/>
        <w:rPr>
          <w:rFonts w:ascii="Arial" w:hAnsi="Arial" w:cs="Arial"/>
        </w:rPr>
      </w:pPr>
      <w:proofErr w:type="spellStart"/>
      <w:r w:rsidRPr="00014C50">
        <w:rPr>
          <w:rFonts w:ascii="Arial" w:hAnsi="Arial" w:cs="Arial"/>
          <w:color w:val="000000"/>
          <w:shd w:val="clear" w:color="auto" w:fill="FFFFFF"/>
        </w:rPr>
        <w:t>Callander</w:t>
      </w:r>
      <w:proofErr w:type="spellEnd"/>
      <w:r w:rsidRPr="00014C50">
        <w:rPr>
          <w:rFonts w:ascii="Arial" w:hAnsi="Arial" w:cs="Arial"/>
          <w:color w:val="000000"/>
          <w:shd w:val="clear" w:color="auto" w:fill="FFFFFF"/>
        </w:rPr>
        <w:t>, M. (2020). </w:t>
      </w:r>
      <w:r w:rsidRPr="00014C50">
        <w:rPr>
          <w:rFonts w:ascii="Arial" w:hAnsi="Arial" w:cs="Arial"/>
          <w:i/>
          <w:iCs/>
          <w:color w:val="000000"/>
        </w:rPr>
        <w:t xml:space="preserve">Real Time, </w:t>
      </w:r>
      <w:proofErr w:type="gramStart"/>
      <w:r w:rsidRPr="00014C50">
        <w:rPr>
          <w:rFonts w:ascii="Arial" w:hAnsi="Arial" w:cs="Arial"/>
          <w:i/>
          <w:iCs/>
          <w:color w:val="000000"/>
        </w:rPr>
        <w:t>Online</w:t>
      </w:r>
      <w:proofErr w:type="gramEnd"/>
      <w:r w:rsidRPr="00014C50">
        <w:rPr>
          <w:rFonts w:ascii="Arial" w:hAnsi="Arial" w:cs="Arial"/>
          <w:color w:val="000000"/>
          <w:shd w:val="clear" w:color="auto" w:fill="FFFFFF"/>
        </w:rPr>
        <w:t> [</w:t>
      </w:r>
      <w:r w:rsidR="007213AF" w:rsidRPr="00014C50">
        <w:rPr>
          <w:rFonts w:ascii="Arial" w:hAnsi="Arial" w:cs="Arial"/>
          <w:color w:val="000000"/>
          <w:shd w:val="clear" w:color="auto" w:fill="FFFFFF"/>
        </w:rPr>
        <w:t xml:space="preserve">DJ Performance </w:t>
      </w:r>
      <w:r w:rsidRPr="00014C50">
        <w:rPr>
          <w:rFonts w:ascii="Arial" w:hAnsi="Arial" w:cs="Arial"/>
          <w:color w:val="000000"/>
          <w:shd w:val="clear" w:color="auto" w:fill="FFFFFF"/>
        </w:rPr>
        <w:t xml:space="preserve">Video]. </w:t>
      </w:r>
      <w:r w:rsidR="004929EB" w:rsidRPr="00014C50">
        <w:rPr>
          <w:rFonts w:ascii="Arial" w:hAnsi="Arial" w:cs="Arial"/>
          <w:color w:val="000000"/>
          <w:shd w:val="clear" w:color="auto" w:fill="FFFFFF"/>
        </w:rPr>
        <w:t xml:space="preserve">Melbourne: </w:t>
      </w:r>
      <w:r w:rsidR="007213AF" w:rsidRPr="00014C50">
        <w:rPr>
          <w:rFonts w:ascii="Arial" w:hAnsi="Arial" w:cs="Arial"/>
          <w:color w:val="000000"/>
          <w:shd w:val="clear" w:color="auto" w:fill="FFFFFF"/>
        </w:rPr>
        <w:t>N</w:t>
      </w:r>
      <w:r w:rsidRPr="00014C50">
        <w:rPr>
          <w:rFonts w:ascii="Arial" w:hAnsi="Arial" w:cs="Arial"/>
          <w:color w:val="000000"/>
          <w:shd w:val="clear" w:color="auto" w:fill="FFFFFF"/>
        </w:rPr>
        <w:t xml:space="preserve">o label. </w:t>
      </w:r>
      <w:hyperlink r:id="rId25" w:history="1">
        <w:r w:rsidR="00CE446A" w:rsidRPr="00014C50">
          <w:rPr>
            <w:rStyle w:val="Hyperlink"/>
            <w:rFonts w:ascii="Arial" w:hAnsi="Arial" w:cs="Arial"/>
            <w:shd w:val="clear" w:color="auto" w:fill="FFFFFF"/>
          </w:rPr>
          <w:t>https://doi.org/10.5281/zenodo.5574244</w:t>
        </w:r>
      </w:hyperlink>
    </w:p>
    <w:p w14:paraId="60890CE4" w14:textId="2CD1690B" w:rsidR="00A242A3" w:rsidRPr="00014C50" w:rsidRDefault="00A242A3" w:rsidP="00D55E8D">
      <w:pPr>
        <w:pStyle w:val="FootnoteText"/>
        <w:ind w:left="720" w:hanging="720"/>
        <w:rPr>
          <w:sz w:val="24"/>
          <w:szCs w:val="24"/>
        </w:rPr>
      </w:pPr>
    </w:p>
    <w:p w14:paraId="78B79CE4" w14:textId="04C5E325" w:rsidR="005748ED" w:rsidRPr="00014C50" w:rsidRDefault="005748ED" w:rsidP="00D55E8D">
      <w:pPr>
        <w:pStyle w:val="FootnoteText"/>
        <w:ind w:left="720" w:hanging="720"/>
        <w:rPr>
          <w:sz w:val="24"/>
          <w:szCs w:val="24"/>
        </w:rPr>
      </w:pPr>
      <w:r w:rsidRPr="00014C50">
        <w:rPr>
          <w:sz w:val="24"/>
          <w:szCs w:val="24"/>
        </w:rPr>
        <w:t>Caravaggio</w:t>
      </w:r>
      <w:r w:rsidR="005E791E" w:rsidRPr="00014C50">
        <w:rPr>
          <w:sz w:val="24"/>
          <w:szCs w:val="24"/>
        </w:rPr>
        <w:t xml:space="preserve">, M. (1597/1600). Basket of Fruit [image]. </w:t>
      </w:r>
      <w:r w:rsidR="005E791E" w:rsidRPr="00014C50">
        <w:rPr>
          <w:i/>
          <w:iCs/>
          <w:sz w:val="24"/>
          <w:szCs w:val="24"/>
        </w:rPr>
        <w:t>Google Arts &amp; Culture</w:t>
      </w:r>
      <w:r w:rsidR="005E791E" w:rsidRPr="00014C50">
        <w:rPr>
          <w:sz w:val="24"/>
          <w:szCs w:val="24"/>
        </w:rPr>
        <w:t xml:space="preserve">. </w:t>
      </w:r>
      <w:hyperlink r:id="rId26" w:history="1">
        <w:r w:rsidR="005E791E" w:rsidRPr="00014C50">
          <w:rPr>
            <w:rStyle w:val="Hyperlink"/>
            <w:sz w:val="24"/>
            <w:szCs w:val="24"/>
          </w:rPr>
          <w:t>https://artsandculture.google.com/asset/basket-of-fruit-caravaggio-michelangelo-merisi/MwEu3e99qoXUHA</w:t>
        </w:r>
      </w:hyperlink>
    </w:p>
    <w:p w14:paraId="154654AF" w14:textId="77777777" w:rsidR="005748ED" w:rsidRPr="00014C50" w:rsidRDefault="005748ED" w:rsidP="00D55E8D">
      <w:pPr>
        <w:pStyle w:val="FootnoteText"/>
        <w:ind w:left="720" w:hanging="720"/>
        <w:rPr>
          <w:sz w:val="24"/>
          <w:szCs w:val="24"/>
        </w:rPr>
      </w:pPr>
    </w:p>
    <w:p w14:paraId="2BEA6D13" w14:textId="36A7AA3B" w:rsidR="005748ED" w:rsidRPr="00014C50" w:rsidRDefault="005748ED" w:rsidP="00D55E8D">
      <w:pPr>
        <w:pStyle w:val="FootnoteText"/>
        <w:ind w:left="720" w:hanging="720"/>
        <w:rPr>
          <w:sz w:val="24"/>
          <w:szCs w:val="24"/>
        </w:rPr>
      </w:pPr>
      <w:r w:rsidRPr="00014C50">
        <w:rPr>
          <w:sz w:val="24"/>
          <w:szCs w:val="24"/>
        </w:rPr>
        <w:t>Cézanne, P</w:t>
      </w:r>
      <w:r w:rsidR="00081550" w:rsidRPr="00014C50">
        <w:rPr>
          <w:sz w:val="24"/>
          <w:szCs w:val="24"/>
        </w:rPr>
        <w:t xml:space="preserve">. (1878-79). Apples [image]. </w:t>
      </w:r>
      <w:r w:rsidR="00081550" w:rsidRPr="00014C50">
        <w:rPr>
          <w:i/>
          <w:iCs/>
          <w:sz w:val="24"/>
          <w:szCs w:val="24"/>
        </w:rPr>
        <w:t>Google Arts &amp; Culture</w:t>
      </w:r>
      <w:r w:rsidR="00081550" w:rsidRPr="00014C50">
        <w:rPr>
          <w:sz w:val="24"/>
          <w:szCs w:val="24"/>
        </w:rPr>
        <w:t xml:space="preserve">. </w:t>
      </w:r>
      <w:hyperlink r:id="rId27" w:history="1">
        <w:r w:rsidR="00081550" w:rsidRPr="00014C50">
          <w:rPr>
            <w:rStyle w:val="Hyperlink"/>
            <w:sz w:val="24"/>
            <w:szCs w:val="24"/>
          </w:rPr>
          <w:t>https://artsandculture.google.com/asset/apples-paul-cézanne/yAEUXsQdLx5tkA</w:t>
        </w:r>
      </w:hyperlink>
    </w:p>
    <w:p w14:paraId="1FB88469" w14:textId="26F45E19" w:rsidR="005748ED" w:rsidRPr="00014C50" w:rsidRDefault="005748ED" w:rsidP="00D55E8D">
      <w:pPr>
        <w:pStyle w:val="FootnoteText"/>
        <w:ind w:left="720" w:hanging="720"/>
        <w:rPr>
          <w:sz w:val="24"/>
          <w:szCs w:val="24"/>
        </w:rPr>
      </w:pPr>
    </w:p>
    <w:p w14:paraId="0667884B" w14:textId="36EA87FD" w:rsidR="006643D0" w:rsidRPr="00014C50" w:rsidRDefault="006643D0" w:rsidP="00D55E8D">
      <w:pPr>
        <w:ind w:left="720" w:hanging="720"/>
        <w:rPr>
          <w:rFonts w:ascii="Arial" w:hAnsi="Arial" w:cs="Arial"/>
        </w:rPr>
      </w:pPr>
      <w:r w:rsidRPr="00014C50">
        <w:rPr>
          <w:rFonts w:ascii="Arial" w:hAnsi="Arial" w:cs="Arial"/>
          <w:color w:val="000000"/>
          <w:shd w:val="clear" w:color="auto" w:fill="FFFFFF"/>
        </w:rPr>
        <w:t xml:space="preserve">de La Rocha, Z., Morello, T., Comerford, T., </w:t>
      </w:r>
      <w:r w:rsidR="00662538" w:rsidRPr="00014C50">
        <w:rPr>
          <w:rFonts w:ascii="Arial" w:hAnsi="Arial" w:cs="Arial"/>
          <w:color w:val="000000"/>
          <w:shd w:val="clear" w:color="auto" w:fill="FFFFFF"/>
        </w:rPr>
        <w:t>&amp;</w:t>
      </w:r>
      <w:r w:rsidRPr="00014C50">
        <w:rPr>
          <w:rFonts w:ascii="Arial" w:hAnsi="Arial" w:cs="Arial"/>
          <w:color w:val="000000"/>
          <w:shd w:val="clear" w:color="auto" w:fill="FFFFFF"/>
        </w:rPr>
        <w:t xml:space="preserve"> Wilk, B. (1992).</w:t>
      </w:r>
      <w:r w:rsidRPr="00014C50">
        <w:rPr>
          <w:rStyle w:val="apple-converted-space"/>
          <w:rFonts w:ascii="Arial" w:hAnsi="Arial" w:cs="Arial"/>
          <w:color w:val="000000"/>
          <w:shd w:val="clear" w:color="auto" w:fill="FFFFFF"/>
        </w:rPr>
        <w:t> </w:t>
      </w:r>
      <w:r w:rsidRPr="00014C50">
        <w:rPr>
          <w:rFonts w:ascii="Arial" w:hAnsi="Arial" w:cs="Arial"/>
          <w:i/>
          <w:iCs/>
          <w:color w:val="000000"/>
        </w:rPr>
        <w:t xml:space="preserve">Rage Against </w:t>
      </w:r>
      <w:proofErr w:type="gramStart"/>
      <w:r w:rsidRPr="00014C50">
        <w:rPr>
          <w:rFonts w:ascii="Arial" w:hAnsi="Arial" w:cs="Arial"/>
          <w:i/>
          <w:iCs/>
          <w:color w:val="000000"/>
        </w:rPr>
        <w:t>The</w:t>
      </w:r>
      <w:proofErr w:type="gramEnd"/>
      <w:r w:rsidRPr="00014C50">
        <w:rPr>
          <w:rFonts w:ascii="Arial" w:hAnsi="Arial" w:cs="Arial"/>
          <w:i/>
          <w:iCs/>
          <w:color w:val="000000"/>
        </w:rPr>
        <w:t xml:space="preserve"> Machine </w:t>
      </w:r>
      <w:r w:rsidRPr="00014C50">
        <w:rPr>
          <w:rFonts w:ascii="Arial" w:hAnsi="Arial" w:cs="Arial"/>
          <w:color w:val="000000"/>
        </w:rPr>
        <w:t>[</w:t>
      </w:r>
      <w:r w:rsidRPr="00014C50">
        <w:rPr>
          <w:rStyle w:val="apple-converted-space"/>
          <w:rFonts w:ascii="Arial" w:hAnsi="Arial" w:cs="Arial"/>
          <w:color w:val="000000"/>
          <w:shd w:val="clear" w:color="auto" w:fill="FFFFFF"/>
        </w:rPr>
        <w:t>Recorded by Rage Against The Machine]. </w:t>
      </w:r>
      <w:r w:rsidRPr="00014C50">
        <w:rPr>
          <w:rFonts w:ascii="Arial" w:hAnsi="Arial" w:cs="Arial"/>
          <w:color w:val="000000"/>
          <w:shd w:val="clear" w:color="auto" w:fill="FFFFFF"/>
        </w:rPr>
        <w:t xml:space="preserve">[CD]. </w:t>
      </w:r>
      <w:r w:rsidR="009E1838" w:rsidRPr="00014C50">
        <w:rPr>
          <w:rFonts w:ascii="Arial" w:hAnsi="Arial" w:cs="Arial"/>
          <w:color w:val="000000"/>
          <w:shd w:val="clear" w:color="auto" w:fill="FFFFFF"/>
        </w:rPr>
        <w:t xml:space="preserve">New York, NY: </w:t>
      </w:r>
      <w:r w:rsidRPr="00014C50">
        <w:rPr>
          <w:rFonts w:ascii="Arial" w:hAnsi="Arial" w:cs="Arial"/>
          <w:color w:val="000000"/>
          <w:shd w:val="clear" w:color="auto" w:fill="FFFFFF"/>
        </w:rPr>
        <w:t>Epic.</w:t>
      </w:r>
    </w:p>
    <w:p w14:paraId="07CAB3FC" w14:textId="77777777" w:rsidR="006643D0" w:rsidRPr="00014C50" w:rsidRDefault="006643D0" w:rsidP="00D55E8D">
      <w:pPr>
        <w:pStyle w:val="FootnoteText"/>
        <w:ind w:left="720" w:hanging="720"/>
        <w:rPr>
          <w:sz w:val="24"/>
          <w:szCs w:val="24"/>
        </w:rPr>
      </w:pPr>
    </w:p>
    <w:p w14:paraId="5DD1782D" w14:textId="031C1E2A" w:rsidR="00E5662A" w:rsidRPr="00014C50" w:rsidRDefault="00E5662A" w:rsidP="00D55E8D">
      <w:pPr>
        <w:ind w:left="720" w:hanging="720"/>
        <w:rPr>
          <w:rFonts w:ascii="Arial" w:hAnsi="Arial" w:cs="Arial"/>
        </w:rPr>
      </w:pPr>
      <w:r w:rsidRPr="00014C50">
        <w:rPr>
          <w:rFonts w:ascii="Arial" w:hAnsi="Arial" w:cs="Arial"/>
          <w:shd w:val="clear" w:color="auto" w:fill="FFFFFF"/>
        </w:rPr>
        <w:t xml:space="preserve">Finlayson, A. (2015). Jeff Mills - Exhibitionist 2 Review. Retrieved 20 October 2021, from </w:t>
      </w:r>
      <w:hyperlink r:id="rId28" w:history="1">
        <w:r w:rsidR="0097622E" w:rsidRPr="00014C50">
          <w:rPr>
            <w:rStyle w:val="Hyperlink"/>
            <w:rFonts w:ascii="Arial" w:hAnsi="Arial" w:cs="Arial"/>
            <w:color w:val="auto"/>
            <w:shd w:val="clear" w:color="auto" w:fill="FFFFFF"/>
          </w:rPr>
          <w:t>https://ra.co/reviews/18029</w:t>
        </w:r>
      </w:hyperlink>
    </w:p>
    <w:p w14:paraId="7DCC72C4" w14:textId="77777777" w:rsidR="009F2459" w:rsidRPr="00014C50" w:rsidRDefault="009F2459" w:rsidP="00D55E8D">
      <w:pPr>
        <w:pStyle w:val="FootnoteText"/>
        <w:ind w:left="720" w:hanging="720"/>
        <w:rPr>
          <w:sz w:val="24"/>
          <w:szCs w:val="24"/>
        </w:rPr>
      </w:pPr>
    </w:p>
    <w:p w14:paraId="7F85AD0C" w14:textId="68BDD7D8" w:rsidR="0002051A" w:rsidRPr="00014C50" w:rsidRDefault="0002051A" w:rsidP="00D55E8D">
      <w:pPr>
        <w:ind w:left="720" w:hanging="720"/>
        <w:rPr>
          <w:rFonts w:ascii="Arial" w:hAnsi="Arial" w:cs="Arial"/>
        </w:rPr>
      </w:pPr>
      <w:r w:rsidRPr="00014C50">
        <w:rPr>
          <w:rFonts w:ascii="Arial" w:hAnsi="Arial" w:cs="Arial"/>
          <w:color w:val="000000"/>
          <w:shd w:val="clear" w:color="auto" w:fill="FFFFFF"/>
        </w:rPr>
        <w:t>Frith, S. (1986). Art versus technology: the strange case of popular music. </w:t>
      </w:r>
      <w:r w:rsidRPr="00014C50">
        <w:rPr>
          <w:rFonts w:ascii="Arial" w:hAnsi="Arial" w:cs="Arial"/>
          <w:i/>
          <w:iCs/>
          <w:color w:val="000000"/>
        </w:rPr>
        <w:t>Media, Culture &amp; Society</w:t>
      </w:r>
      <w:r w:rsidRPr="00014C50">
        <w:rPr>
          <w:rFonts w:ascii="Arial" w:hAnsi="Arial" w:cs="Arial"/>
          <w:color w:val="000000"/>
          <w:shd w:val="clear" w:color="auto" w:fill="FFFFFF"/>
        </w:rPr>
        <w:t>, </w:t>
      </w:r>
      <w:r w:rsidRPr="00014C50">
        <w:rPr>
          <w:rFonts w:ascii="Arial" w:hAnsi="Arial" w:cs="Arial"/>
          <w:i/>
          <w:iCs/>
          <w:color w:val="000000"/>
        </w:rPr>
        <w:t>8</w:t>
      </w:r>
      <w:r w:rsidRPr="00014C50">
        <w:rPr>
          <w:rFonts w:ascii="Arial" w:hAnsi="Arial" w:cs="Arial"/>
          <w:color w:val="000000"/>
          <w:shd w:val="clear" w:color="auto" w:fill="FFFFFF"/>
        </w:rPr>
        <w:t xml:space="preserve">(3), 263-279. </w:t>
      </w:r>
      <w:hyperlink r:id="rId29" w:history="1">
        <w:r w:rsidR="0097622E" w:rsidRPr="00014C50">
          <w:rPr>
            <w:rStyle w:val="Hyperlink"/>
            <w:rFonts w:ascii="Arial" w:hAnsi="Arial" w:cs="Arial"/>
            <w:shd w:val="clear" w:color="auto" w:fill="FFFFFF"/>
          </w:rPr>
          <w:t>http://doi.org/10.1177/016344386008003002</w:t>
        </w:r>
      </w:hyperlink>
    </w:p>
    <w:p w14:paraId="5AD24B34" w14:textId="77777777" w:rsidR="00202676" w:rsidRPr="00014C50" w:rsidRDefault="00202676" w:rsidP="00D55E8D">
      <w:pPr>
        <w:pStyle w:val="FootnoteText"/>
        <w:ind w:left="720" w:hanging="720"/>
        <w:rPr>
          <w:sz w:val="24"/>
          <w:szCs w:val="24"/>
        </w:rPr>
      </w:pPr>
    </w:p>
    <w:p w14:paraId="02E177CB" w14:textId="560E6837" w:rsidR="00B74033" w:rsidRPr="00014C50" w:rsidRDefault="00B74033" w:rsidP="00D55E8D">
      <w:pPr>
        <w:ind w:left="720" w:hanging="720"/>
        <w:rPr>
          <w:rFonts w:ascii="Arial" w:hAnsi="Arial" w:cs="Arial"/>
        </w:rPr>
      </w:pPr>
      <w:proofErr w:type="spellStart"/>
      <w:r w:rsidRPr="00014C50">
        <w:rPr>
          <w:rFonts w:ascii="Arial" w:hAnsi="Arial" w:cs="Arial"/>
        </w:rPr>
        <w:t>Gholz</w:t>
      </w:r>
      <w:proofErr w:type="spellEnd"/>
      <w:r w:rsidRPr="00014C50">
        <w:rPr>
          <w:rFonts w:ascii="Arial" w:hAnsi="Arial" w:cs="Arial"/>
        </w:rPr>
        <w:t>, C. S. (2011). Maintaining “</w:t>
      </w:r>
      <w:proofErr w:type="spellStart"/>
      <w:r w:rsidRPr="00014C50">
        <w:rPr>
          <w:rFonts w:ascii="Arial" w:hAnsi="Arial" w:cs="Arial"/>
        </w:rPr>
        <w:t>Synk</w:t>
      </w:r>
      <w:proofErr w:type="spellEnd"/>
      <w:r w:rsidRPr="00014C50">
        <w:rPr>
          <w:rFonts w:ascii="Arial" w:hAnsi="Arial" w:cs="Arial"/>
        </w:rPr>
        <w:t xml:space="preserve">” in Detroit: Two case studies in the remix aesthetic. </w:t>
      </w:r>
      <w:proofErr w:type="spellStart"/>
      <w:r w:rsidRPr="00014C50">
        <w:rPr>
          <w:rFonts w:ascii="Arial" w:hAnsi="Arial" w:cs="Arial"/>
          <w:i/>
          <w:iCs/>
        </w:rPr>
        <w:t>Dancecult</w:t>
      </w:r>
      <w:proofErr w:type="spellEnd"/>
      <w:r w:rsidRPr="00014C50">
        <w:rPr>
          <w:rFonts w:ascii="Arial" w:hAnsi="Arial" w:cs="Arial"/>
          <w:i/>
          <w:iCs/>
        </w:rPr>
        <w:t>: Journal of Electronic Dance Music Culture</w:t>
      </w:r>
      <w:r w:rsidRPr="00014C50">
        <w:rPr>
          <w:rFonts w:ascii="Arial" w:hAnsi="Arial" w:cs="Arial"/>
        </w:rPr>
        <w:t xml:space="preserve"> 2(1), 45-62. </w:t>
      </w:r>
      <w:hyperlink r:id="rId30" w:history="1">
        <w:r w:rsidR="00F97342" w:rsidRPr="00014C50">
          <w:rPr>
            <w:rStyle w:val="Hyperlink"/>
            <w:rFonts w:ascii="Arial" w:hAnsi="Arial" w:cs="Arial"/>
          </w:rPr>
          <w:t>https://doi.org/10.12801/1947-5403.2011.02.01.03</w:t>
        </w:r>
      </w:hyperlink>
    </w:p>
    <w:p w14:paraId="1EBD513C" w14:textId="5FC99A5F" w:rsidR="00B74033" w:rsidRPr="00014C50" w:rsidRDefault="00B74033" w:rsidP="00D55E8D">
      <w:pPr>
        <w:pStyle w:val="FootnoteText"/>
        <w:ind w:left="720" w:hanging="720"/>
        <w:rPr>
          <w:sz w:val="24"/>
          <w:szCs w:val="24"/>
        </w:rPr>
      </w:pPr>
    </w:p>
    <w:p w14:paraId="65D2E7CD" w14:textId="6982D3C3" w:rsidR="000758C7" w:rsidRPr="00014C50" w:rsidRDefault="000758C7" w:rsidP="00D55E8D">
      <w:pPr>
        <w:ind w:left="720" w:hanging="720"/>
        <w:rPr>
          <w:rFonts w:ascii="Arial" w:hAnsi="Arial" w:cs="Arial"/>
        </w:rPr>
      </w:pPr>
      <w:proofErr w:type="spellStart"/>
      <w:r w:rsidRPr="00014C50">
        <w:rPr>
          <w:rFonts w:ascii="Arial" w:hAnsi="Arial" w:cs="Arial"/>
          <w:color w:val="000000"/>
          <w:shd w:val="clear" w:color="auto" w:fill="FFFFFF"/>
        </w:rPr>
        <w:t>Granata</w:t>
      </w:r>
      <w:proofErr w:type="spellEnd"/>
      <w:r w:rsidRPr="00014C50">
        <w:rPr>
          <w:rFonts w:ascii="Arial" w:hAnsi="Arial" w:cs="Arial"/>
          <w:color w:val="000000"/>
          <w:shd w:val="clear" w:color="auto" w:fill="FFFFFF"/>
        </w:rPr>
        <w:t>, C. (2004). </w:t>
      </w:r>
      <w:r w:rsidRPr="00014C50">
        <w:rPr>
          <w:rFonts w:ascii="Arial" w:hAnsi="Arial" w:cs="Arial"/>
          <w:i/>
          <w:iCs/>
          <w:color w:val="000000"/>
        </w:rPr>
        <w:t>Sessions with Sinatra</w:t>
      </w:r>
      <w:r w:rsidRPr="00014C50">
        <w:rPr>
          <w:rFonts w:ascii="Arial" w:hAnsi="Arial" w:cs="Arial"/>
          <w:color w:val="000000"/>
          <w:shd w:val="clear" w:color="auto" w:fill="FFFFFF"/>
        </w:rPr>
        <w:t>. Chicago</w:t>
      </w:r>
      <w:r w:rsidR="00CE446A" w:rsidRPr="00014C50">
        <w:rPr>
          <w:rFonts w:ascii="Arial" w:hAnsi="Arial" w:cs="Arial"/>
          <w:color w:val="000000"/>
          <w:shd w:val="clear" w:color="auto" w:fill="FFFFFF"/>
        </w:rPr>
        <w:t>, IL</w:t>
      </w:r>
      <w:r w:rsidRPr="00014C50">
        <w:rPr>
          <w:rFonts w:ascii="Arial" w:hAnsi="Arial" w:cs="Arial"/>
          <w:color w:val="000000"/>
          <w:shd w:val="clear" w:color="auto" w:fill="FFFFFF"/>
        </w:rPr>
        <w:t>: Chicago Review Press.</w:t>
      </w:r>
    </w:p>
    <w:p w14:paraId="427E55D7" w14:textId="77777777" w:rsidR="00473D87" w:rsidRPr="00014C50" w:rsidRDefault="00473D87" w:rsidP="00D55E8D">
      <w:pPr>
        <w:pStyle w:val="FootnoteText"/>
        <w:ind w:left="720" w:hanging="720"/>
        <w:rPr>
          <w:sz w:val="24"/>
          <w:szCs w:val="24"/>
        </w:rPr>
      </w:pPr>
    </w:p>
    <w:p w14:paraId="481AA41C" w14:textId="77777777" w:rsidR="00E54C33" w:rsidRPr="00014C50" w:rsidRDefault="00E54C33" w:rsidP="00E54C33">
      <w:pPr>
        <w:ind w:left="720" w:hanging="720"/>
        <w:rPr>
          <w:rFonts w:ascii="Arial" w:hAnsi="Arial" w:cs="Arial"/>
        </w:rPr>
      </w:pPr>
      <w:r w:rsidRPr="00014C50">
        <w:rPr>
          <w:rFonts w:ascii="Arial" w:hAnsi="Arial" w:cs="Arial"/>
          <w:color w:val="000000"/>
          <w:shd w:val="clear" w:color="auto" w:fill="FFFFFF"/>
        </w:rPr>
        <w:t>Hawtin, R. (1999). </w:t>
      </w:r>
      <w:r w:rsidRPr="00014C50">
        <w:rPr>
          <w:rFonts w:ascii="Arial" w:hAnsi="Arial" w:cs="Arial"/>
          <w:i/>
          <w:iCs/>
          <w:color w:val="000000"/>
        </w:rPr>
        <w:t>Decks EFX &amp; 909</w:t>
      </w:r>
      <w:r w:rsidRPr="00014C50">
        <w:rPr>
          <w:rFonts w:ascii="Arial" w:hAnsi="Arial" w:cs="Arial"/>
          <w:color w:val="000000"/>
          <w:shd w:val="clear" w:color="auto" w:fill="FFFFFF"/>
        </w:rPr>
        <w:t xml:space="preserve"> [CD]. London: </w:t>
      </w:r>
      <w:proofErr w:type="spellStart"/>
      <w:r w:rsidRPr="00014C50">
        <w:rPr>
          <w:rFonts w:ascii="Arial" w:hAnsi="Arial" w:cs="Arial"/>
          <w:color w:val="000000"/>
          <w:shd w:val="clear" w:color="auto" w:fill="FFFFFF"/>
        </w:rPr>
        <w:t>NovaMute</w:t>
      </w:r>
      <w:proofErr w:type="spellEnd"/>
      <w:r w:rsidRPr="00014C50">
        <w:rPr>
          <w:rFonts w:ascii="Arial" w:hAnsi="Arial" w:cs="Arial"/>
          <w:color w:val="000000"/>
          <w:shd w:val="clear" w:color="auto" w:fill="FFFFFF"/>
        </w:rPr>
        <w:t>.</w:t>
      </w:r>
    </w:p>
    <w:p w14:paraId="1AC37340" w14:textId="77777777" w:rsidR="00E54C33" w:rsidRPr="00014C50" w:rsidRDefault="00E54C33" w:rsidP="00D55E8D">
      <w:pPr>
        <w:ind w:left="720" w:hanging="720"/>
        <w:rPr>
          <w:rFonts w:ascii="Arial" w:hAnsi="Arial" w:cs="Arial"/>
          <w:color w:val="000000"/>
          <w:shd w:val="clear" w:color="auto" w:fill="FFFFFF"/>
        </w:rPr>
      </w:pPr>
    </w:p>
    <w:p w14:paraId="28D1CC8C" w14:textId="73F3742D" w:rsidR="00B902EB" w:rsidRPr="00014C50" w:rsidRDefault="00B902EB" w:rsidP="00D55E8D">
      <w:pPr>
        <w:ind w:left="720" w:hanging="720"/>
        <w:rPr>
          <w:rFonts w:ascii="Arial" w:hAnsi="Arial" w:cs="Arial"/>
        </w:rPr>
      </w:pPr>
      <w:r w:rsidRPr="00014C50">
        <w:rPr>
          <w:rFonts w:ascii="Arial" w:hAnsi="Arial" w:cs="Arial"/>
          <w:color w:val="000000"/>
          <w:shd w:val="clear" w:color="auto" w:fill="FFFFFF"/>
        </w:rPr>
        <w:t>Hawtin, R. (2001). </w:t>
      </w:r>
      <w:r w:rsidRPr="00014C50">
        <w:rPr>
          <w:rFonts w:ascii="Arial" w:hAnsi="Arial" w:cs="Arial"/>
          <w:i/>
          <w:iCs/>
          <w:color w:val="000000"/>
        </w:rPr>
        <w:t xml:space="preserve">DE9: Closer </w:t>
      </w:r>
      <w:proofErr w:type="gramStart"/>
      <w:r w:rsidRPr="00014C50">
        <w:rPr>
          <w:rFonts w:ascii="Arial" w:hAnsi="Arial" w:cs="Arial"/>
          <w:i/>
          <w:iCs/>
          <w:color w:val="000000"/>
        </w:rPr>
        <w:t>To</w:t>
      </w:r>
      <w:proofErr w:type="gramEnd"/>
      <w:r w:rsidRPr="00014C50">
        <w:rPr>
          <w:rFonts w:ascii="Arial" w:hAnsi="Arial" w:cs="Arial"/>
          <w:i/>
          <w:iCs/>
          <w:color w:val="000000"/>
        </w:rPr>
        <w:t xml:space="preserve"> The Edit</w:t>
      </w:r>
      <w:r w:rsidRPr="00014C50">
        <w:rPr>
          <w:rFonts w:ascii="Arial" w:hAnsi="Arial" w:cs="Arial"/>
          <w:color w:val="000000"/>
          <w:shd w:val="clear" w:color="auto" w:fill="FFFFFF"/>
        </w:rPr>
        <w:t> [CD].</w:t>
      </w:r>
      <w:r w:rsidR="004929EB" w:rsidRPr="00014C50">
        <w:rPr>
          <w:rFonts w:ascii="Arial" w:hAnsi="Arial" w:cs="Arial"/>
          <w:color w:val="000000"/>
          <w:shd w:val="clear" w:color="auto" w:fill="FFFFFF"/>
        </w:rPr>
        <w:t xml:space="preserve"> Windsor, ON:</w:t>
      </w:r>
      <w:r w:rsidRPr="00014C50">
        <w:rPr>
          <w:rFonts w:ascii="Arial" w:hAnsi="Arial" w:cs="Arial"/>
          <w:color w:val="000000"/>
          <w:shd w:val="clear" w:color="auto" w:fill="FFFFFF"/>
        </w:rPr>
        <w:t xml:space="preserve"> </w:t>
      </w:r>
      <w:proofErr w:type="spellStart"/>
      <w:r w:rsidRPr="00014C50">
        <w:rPr>
          <w:rFonts w:ascii="Arial" w:hAnsi="Arial" w:cs="Arial"/>
          <w:color w:val="000000"/>
          <w:shd w:val="clear" w:color="auto" w:fill="FFFFFF"/>
        </w:rPr>
        <w:t>M_nus</w:t>
      </w:r>
      <w:proofErr w:type="spellEnd"/>
      <w:r w:rsidRPr="00014C50">
        <w:rPr>
          <w:rFonts w:ascii="Arial" w:hAnsi="Arial" w:cs="Arial"/>
          <w:color w:val="000000"/>
          <w:shd w:val="clear" w:color="auto" w:fill="FFFFFF"/>
        </w:rPr>
        <w:t>.</w:t>
      </w:r>
    </w:p>
    <w:p w14:paraId="170DD479" w14:textId="77777777" w:rsidR="00B902EB" w:rsidRPr="00014C50" w:rsidRDefault="00B902EB" w:rsidP="00320F59">
      <w:pPr>
        <w:pStyle w:val="FootnoteText"/>
        <w:rPr>
          <w:sz w:val="24"/>
          <w:szCs w:val="24"/>
        </w:rPr>
      </w:pPr>
    </w:p>
    <w:p w14:paraId="7301AAC3" w14:textId="7A00599B" w:rsidR="005F25A9" w:rsidRPr="00014C50" w:rsidRDefault="005F25A9" w:rsidP="00D55E8D">
      <w:pPr>
        <w:ind w:left="720" w:hanging="720"/>
        <w:rPr>
          <w:rFonts w:ascii="Arial" w:hAnsi="Arial" w:cs="Arial"/>
        </w:rPr>
      </w:pPr>
      <w:r w:rsidRPr="00014C50">
        <w:rPr>
          <w:rFonts w:ascii="Arial" w:hAnsi="Arial" w:cs="Arial"/>
          <w:color w:val="000000"/>
          <w:shd w:val="clear" w:color="auto" w:fill="FFFFFF"/>
        </w:rPr>
        <w:t>Hawtin, R. (2005). </w:t>
      </w:r>
      <w:r w:rsidRPr="00014C50">
        <w:rPr>
          <w:rFonts w:ascii="Arial" w:hAnsi="Arial" w:cs="Arial"/>
          <w:i/>
          <w:iCs/>
          <w:color w:val="000000"/>
        </w:rPr>
        <w:t>DE9: Transitions</w:t>
      </w:r>
      <w:r w:rsidRPr="00014C50">
        <w:rPr>
          <w:rFonts w:ascii="Arial" w:hAnsi="Arial" w:cs="Arial"/>
          <w:color w:val="000000"/>
          <w:shd w:val="clear" w:color="auto" w:fill="FFFFFF"/>
        </w:rPr>
        <w:t> [DVD].</w:t>
      </w:r>
      <w:r w:rsidR="004929EB" w:rsidRPr="00014C50">
        <w:rPr>
          <w:rFonts w:ascii="Arial" w:hAnsi="Arial" w:cs="Arial"/>
          <w:color w:val="000000"/>
          <w:shd w:val="clear" w:color="auto" w:fill="FFFFFF"/>
        </w:rPr>
        <w:t xml:space="preserve"> London:</w:t>
      </w:r>
      <w:r w:rsidRPr="00014C50">
        <w:rPr>
          <w:rFonts w:ascii="Arial" w:hAnsi="Arial" w:cs="Arial"/>
          <w:color w:val="000000"/>
          <w:shd w:val="clear" w:color="auto" w:fill="FFFFFF"/>
        </w:rPr>
        <w:t xml:space="preserve"> </w:t>
      </w:r>
      <w:proofErr w:type="spellStart"/>
      <w:r w:rsidRPr="00014C50">
        <w:rPr>
          <w:rFonts w:ascii="Arial" w:hAnsi="Arial" w:cs="Arial"/>
          <w:color w:val="000000"/>
          <w:shd w:val="clear" w:color="auto" w:fill="FFFFFF"/>
        </w:rPr>
        <w:t>NovaMute</w:t>
      </w:r>
      <w:proofErr w:type="spellEnd"/>
      <w:r w:rsidRPr="00014C50">
        <w:rPr>
          <w:rFonts w:ascii="Arial" w:hAnsi="Arial" w:cs="Arial"/>
          <w:color w:val="000000"/>
          <w:shd w:val="clear" w:color="auto" w:fill="FFFFFF"/>
        </w:rPr>
        <w:t>.</w:t>
      </w:r>
    </w:p>
    <w:p w14:paraId="312AE498" w14:textId="7AF7CBD1" w:rsidR="006D2B7C" w:rsidRPr="00014C50" w:rsidRDefault="006D2B7C" w:rsidP="00E54C33">
      <w:pPr>
        <w:pStyle w:val="FootnoteText"/>
        <w:rPr>
          <w:sz w:val="24"/>
          <w:szCs w:val="24"/>
        </w:rPr>
      </w:pPr>
    </w:p>
    <w:p w14:paraId="42D22973" w14:textId="3E60A37D" w:rsidR="000E7AC8" w:rsidRPr="00014C50" w:rsidRDefault="000E7AC8" w:rsidP="00D55E8D">
      <w:pPr>
        <w:ind w:left="720" w:hanging="720"/>
        <w:rPr>
          <w:rFonts w:ascii="Arial" w:hAnsi="Arial" w:cs="Arial"/>
        </w:rPr>
      </w:pPr>
      <w:proofErr w:type="spellStart"/>
      <w:r w:rsidRPr="00014C50">
        <w:rPr>
          <w:rFonts w:ascii="Arial" w:hAnsi="Arial" w:cs="Arial"/>
          <w:color w:val="000000"/>
          <w:shd w:val="clear" w:color="auto" w:fill="FFFFFF"/>
        </w:rPr>
        <w:t>Hervé</w:t>
      </w:r>
      <w:proofErr w:type="spellEnd"/>
      <w:r w:rsidRPr="00014C50">
        <w:rPr>
          <w:rFonts w:ascii="Arial" w:hAnsi="Arial" w:cs="Arial"/>
          <w:color w:val="000000"/>
          <w:shd w:val="clear" w:color="auto" w:fill="FFFFFF"/>
        </w:rPr>
        <w:t>, N. (2006). </w:t>
      </w:r>
      <w:r w:rsidRPr="00014C50">
        <w:rPr>
          <w:rFonts w:ascii="Arial" w:hAnsi="Arial" w:cs="Arial"/>
          <w:i/>
          <w:iCs/>
          <w:color w:val="000000"/>
        </w:rPr>
        <w:t>Serial X</w:t>
      </w:r>
      <w:r w:rsidRPr="00014C50">
        <w:rPr>
          <w:rFonts w:ascii="Arial" w:hAnsi="Arial" w:cs="Arial"/>
          <w:color w:val="000000"/>
          <w:shd w:val="clear" w:color="auto" w:fill="FFFFFF"/>
        </w:rPr>
        <w:t> [12inch vinyl].</w:t>
      </w:r>
      <w:r w:rsidR="004929EB" w:rsidRPr="00014C50">
        <w:rPr>
          <w:rFonts w:ascii="Arial" w:hAnsi="Arial" w:cs="Arial"/>
          <w:color w:val="000000"/>
          <w:shd w:val="clear" w:color="auto" w:fill="FFFFFF"/>
        </w:rPr>
        <w:t xml:space="preserve"> Cologne:</w:t>
      </w:r>
      <w:r w:rsidRPr="00014C50">
        <w:rPr>
          <w:rFonts w:ascii="Arial" w:hAnsi="Arial" w:cs="Arial"/>
          <w:color w:val="000000"/>
          <w:shd w:val="clear" w:color="auto" w:fill="FFFFFF"/>
        </w:rPr>
        <w:t xml:space="preserve"> K2/</w:t>
      </w:r>
      <w:proofErr w:type="spellStart"/>
      <w:r w:rsidRPr="00014C50">
        <w:rPr>
          <w:rFonts w:ascii="Arial" w:hAnsi="Arial" w:cs="Arial"/>
          <w:color w:val="000000"/>
          <w:shd w:val="clear" w:color="auto" w:fill="FFFFFF"/>
        </w:rPr>
        <w:t>Kompakt</w:t>
      </w:r>
      <w:proofErr w:type="spellEnd"/>
      <w:r w:rsidRPr="00014C50">
        <w:rPr>
          <w:rFonts w:ascii="Arial" w:hAnsi="Arial" w:cs="Arial"/>
          <w:color w:val="000000"/>
          <w:shd w:val="clear" w:color="auto" w:fill="FFFFFF"/>
        </w:rPr>
        <w:t>.</w:t>
      </w:r>
    </w:p>
    <w:p w14:paraId="2406A89F" w14:textId="306F8549" w:rsidR="0095185F" w:rsidRPr="00014C50" w:rsidRDefault="0095185F" w:rsidP="00D55E8D">
      <w:pPr>
        <w:pStyle w:val="FootnoteText"/>
        <w:ind w:left="720" w:hanging="720"/>
        <w:rPr>
          <w:sz w:val="24"/>
          <w:szCs w:val="24"/>
        </w:rPr>
      </w:pPr>
    </w:p>
    <w:p w14:paraId="47D2E573" w14:textId="0D721D0F" w:rsidR="0097622E" w:rsidRPr="00014C50" w:rsidRDefault="0097622E" w:rsidP="00D55E8D">
      <w:pPr>
        <w:ind w:left="720" w:hanging="720"/>
        <w:rPr>
          <w:rFonts w:ascii="Arial" w:hAnsi="Arial" w:cs="Arial"/>
        </w:rPr>
      </w:pPr>
      <w:r w:rsidRPr="00014C50">
        <w:rPr>
          <w:rFonts w:ascii="Arial" w:hAnsi="Arial" w:cs="Arial"/>
          <w:color w:val="000000"/>
          <w:shd w:val="clear" w:color="auto" w:fill="FFFFFF"/>
        </w:rPr>
        <w:t>Hockney, D. (2006).</w:t>
      </w:r>
      <w:r w:rsidRPr="00014C50">
        <w:rPr>
          <w:rStyle w:val="apple-converted-space"/>
          <w:rFonts w:ascii="Arial" w:hAnsi="Arial" w:cs="Arial"/>
          <w:color w:val="000000"/>
          <w:shd w:val="clear" w:color="auto" w:fill="FFFFFF"/>
        </w:rPr>
        <w:t> </w:t>
      </w:r>
      <w:r w:rsidRPr="00014C50">
        <w:rPr>
          <w:rFonts w:ascii="Arial" w:hAnsi="Arial" w:cs="Arial"/>
          <w:i/>
          <w:iCs/>
          <w:color w:val="000000"/>
        </w:rPr>
        <w:t xml:space="preserve">Secret Knowledge: Rediscovering the lost techniques of the Old </w:t>
      </w:r>
      <w:proofErr w:type="gramStart"/>
      <w:r w:rsidRPr="00014C50">
        <w:rPr>
          <w:rFonts w:ascii="Arial" w:hAnsi="Arial" w:cs="Arial"/>
          <w:i/>
          <w:iCs/>
          <w:color w:val="000000"/>
        </w:rPr>
        <w:t>Masters(</w:t>
      </w:r>
      <w:proofErr w:type="gramEnd"/>
      <w:r w:rsidRPr="00014C50">
        <w:rPr>
          <w:rFonts w:ascii="Arial" w:hAnsi="Arial" w:cs="Arial"/>
          <w:i/>
          <w:iCs/>
          <w:color w:val="000000"/>
        </w:rPr>
        <w:t>Rev. ed.)</w:t>
      </w:r>
      <w:r w:rsidRPr="00014C50">
        <w:rPr>
          <w:rFonts w:ascii="Arial" w:hAnsi="Arial" w:cs="Arial"/>
          <w:color w:val="000000"/>
          <w:shd w:val="clear" w:color="auto" w:fill="FFFFFF"/>
        </w:rPr>
        <w:t>. London: Thames &amp; Hudson.</w:t>
      </w:r>
    </w:p>
    <w:p w14:paraId="41590EB2" w14:textId="77777777" w:rsidR="0097622E" w:rsidRPr="00014C50" w:rsidRDefault="0097622E" w:rsidP="00D55E8D">
      <w:pPr>
        <w:pStyle w:val="FootnoteText"/>
        <w:ind w:left="720" w:hanging="720"/>
        <w:rPr>
          <w:sz w:val="24"/>
          <w:szCs w:val="24"/>
        </w:rPr>
      </w:pPr>
    </w:p>
    <w:p w14:paraId="294C7887" w14:textId="77777777" w:rsidR="00C80ED7" w:rsidRPr="00014C50" w:rsidRDefault="00C80ED7" w:rsidP="00D55E8D">
      <w:pPr>
        <w:ind w:left="720" w:hanging="720"/>
        <w:rPr>
          <w:rFonts w:ascii="Arial" w:hAnsi="Arial" w:cs="Arial"/>
        </w:rPr>
      </w:pPr>
      <w:r w:rsidRPr="00014C50">
        <w:rPr>
          <w:rFonts w:ascii="Arial" w:hAnsi="Arial" w:cs="Arial"/>
          <w:color w:val="000000"/>
          <w:shd w:val="clear" w:color="auto" w:fill="FFFFFF"/>
        </w:rPr>
        <w:t>Julien, O. (2008). </w:t>
      </w:r>
      <w:proofErr w:type="spellStart"/>
      <w:r w:rsidRPr="00014C50">
        <w:rPr>
          <w:rFonts w:ascii="Arial" w:hAnsi="Arial" w:cs="Arial"/>
          <w:i/>
          <w:iCs/>
          <w:color w:val="000000"/>
        </w:rPr>
        <w:t>Sgt.</w:t>
      </w:r>
      <w:proofErr w:type="spellEnd"/>
      <w:r w:rsidRPr="00014C50">
        <w:rPr>
          <w:rFonts w:ascii="Arial" w:hAnsi="Arial" w:cs="Arial"/>
          <w:i/>
          <w:iCs/>
          <w:color w:val="000000"/>
        </w:rPr>
        <w:t xml:space="preserve"> Pepper and the Beatles: It was Forty Years Ago Today</w:t>
      </w:r>
      <w:r w:rsidRPr="00014C50">
        <w:rPr>
          <w:rFonts w:ascii="Arial" w:hAnsi="Arial" w:cs="Arial"/>
          <w:color w:val="000000"/>
          <w:shd w:val="clear" w:color="auto" w:fill="FFFFFF"/>
        </w:rPr>
        <w:t>. Hampshire: Ashgate.</w:t>
      </w:r>
    </w:p>
    <w:p w14:paraId="3063600E" w14:textId="77777777" w:rsidR="009769BA" w:rsidRPr="00014C50" w:rsidRDefault="009769BA" w:rsidP="00D55E8D">
      <w:pPr>
        <w:pStyle w:val="FootnoteText"/>
        <w:ind w:left="720" w:hanging="720"/>
        <w:rPr>
          <w:sz w:val="24"/>
          <w:szCs w:val="24"/>
        </w:rPr>
      </w:pPr>
    </w:p>
    <w:p w14:paraId="322B1B57" w14:textId="77777777" w:rsidR="003D4780" w:rsidRPr="00014C50" w:rsidRDefault="003D4780" w:rsidP="00D55E8D">
      <w:pPr>
        <w:ind w:left="720" w:hanging="720"/>
        <w:rPr>
          <w:rFonts w:ascii="Arial" w:hAnsi="Arial" w:cs="Arial"/>
        </w:rPr>
      </w:pPr>
      <w:r w:rsidRPr="00014C50">
        <w:rPr>
          <w:rFonts w:ascii="Arial" w:hAnsi="Arial" w:cs="Arial"/>
          <w:color w:val="000000"/>
          <w:shd w:val="clear" w:color="auto" w:fill="FFFFFF"/>
        </w:rPr>
        <w:t>Lawrence, T. (2003). </w:t>
      </w:r>
      <w:r w:rsidRPr="00014C50">
        <w:rPr>
          <w:rFonts w:ascii="Arial" w:hAnsi="Arial" w:cs="Arial"/>
          <w:i/>
          <w:iCs/>
          <w:color w:val="000000"/>
        </w:rPr>
        <w:t xml:space="preserve">Love Saves </w:t>
      </w:r>
      <w:proofErr w:type="gramStart"/>
      <w:r w:rsidRPr="00014C50">
        <w:rPr>
          <w:rFonts w:ascii="Arial" w:hAnsi="Arial" w:cs="Arial"/>
          <w:i/>
          <w:iCs/>
          <w:color w:val="000000"/>
        </w:rPr>
        <w:t>The</w:t>
      </w:r>
      <w:proofErr w:type="gramEnd"/>
      <w:r w:rsidRPr="00014C50">
        <w:rPr>
          <w:rFonts w:ascii="Arial" w:hAnsi="Arial" w:cs="Arial"/>
          <w:i/>
          <w:iCs/>
          <w:color w:val="000000"/>
        </w:rPr>
        <w:t xml:space="preserve"> Day: A History of American Dance Music Culture, 1970-1979</w:t>
      </w:r>
      <w:r w:rsidRPr="00014C50">
        <w:rPr>
          <w:rFonts w:ascii="Arial" w:hAnsi="Arial" w:cs="Arial"/>
          <w:color w:val="000000"/>
          <w:shd w:val="clear" w:color="auto" w:fill="FFFFFF"/>
        </w:rPr>
        <w:t>. Durham: Duke University Press.</w:t>
      </w:r>
    </w:p>
    <w:p w14:paraId="453338DC" w14:textId="5621623D" w:rsidR="00091054" w:rsidRPr="00014C50" w:rsidRDefault="00091054" w:rsidP="00D55E8D">
      <w:pPr>
        <w:pStyle w:val="FootnoteText"/>
        <w:ind w:left="720" w:hanging="720"/>
        <w:rPr>
          <w:sz w:val="24"/>
          <w:szCs w:val="24"/>
        </w:rPr>
      </w:pPr>
    </w:p>
    <w:p w14:paraId="3A8BB65F" w14:textId="47FF27AB" w:rsidR="007E6E63" w:rsidRPr="00014C50" w:rsidRDefault="007E6E63" w:rsidP="00D55E8D">
      <w:pPr>
        <w:ind w:left="720" w:hanging="720"/>
        <w:rPr>
          <w:rFonts w:ascii="Arial" w:hAnsi="Arial" w:cs="Arial"/>
        </w:rPr>
      </w:pPr>
      <w:r w:rsidRPr="00014C50">
        <w:rPr>
          <w:rFonts w:ascii="Arial" w:hAnsi="Arial" w:cs="Arial"/>
          <w:color w:val="000000"/>
          <w:shd w:val="clear" w:color="auto" w:fill="FFFFFF"/>
        </w:rPr>
        <w:t>Lewisohn, M. (1989).</w:t>
      </w:r>
      <w:r w:rsidRPr="00014C50">
        <w:rPr>
          <w:rStyle w:val="apple-converted-space"/>
          <w:rFonts w:ascii="Arial" w:hAnsi="Arial" w:cs="Arial"/>
          <w:color w:val="000000"/>
          <w:shd w:val="clear" w:color="auto" w:fill="FFFFFF"/>
        </w:rPr>
        <w:t> </w:t>
      </w:r>
      <w:r w:rsidRPr="00014C50">
        <w:rPr>
          <w:rFonts w:ascii="Arial" w:hAnsi="Arial" w:cs="Arial"/>
          <w:i/>
          <w:iCs/>
          <w:color w:val="000000"/>
        </w:rPr>
        <w:t>The Beatles Recording Sessions: The Official Abbey Road Studio Session Notes, 1962-1970</w:t>
      </w:r>
      <w:r w:rsidRPr="00014C50">
        <w:rPr>
          <w:rFonts w:ascii="Arial" w:hAnsi="Arial" w:cs="Arial"/>
          <w:color w:val="000000"/>
          <w:shd w:val="clear" w:color="auto" w:fill="FFFFFF"/>
        </w:rPr>
        <w:t>. New York</w:t>
      </w:r>
      <w:r w:rsidR="00CE446A" w:rsidRPr="00014C50">
        <w:rPr>
          <w:rFonts w:ascii="Arial" w:hAnsi="Arial" w:cs="Arial"/>
          <w:color w:val="000000"/>
          <w:shd w:val="clear" w:color="auto" w:fill="FFFFFF"/>
        </w:rPr>
        <w:t>, NY</w:t>
      </w:r>
      <w:r w:rsidRPr="00014C50">
        <w:rPr>
          <w:rFonts w:ascii="Arial" w:hAnsi="Arial" w:cs="Arial"/>
          <w:color w:val="000000"/>
          <w:shd w:val="clear" w:color="auto" w:fill="FFFFFF"/>
        </w:rPr>
        <w:t>: Harmony.</w:t>
      </w:r>
    </w:p>
    <w:p w14:paraId="6F9F2435" w14:textId="7FCD8F6A" w:rsidR="006C3C24" w:rsidRPr="00014C50" w:rsidRDefault="006C3C24" w:rsidP="00D55E8D">
      <w:pPr>
        <w:pStyle w:val="FootnoteText"/>
        <w:ind w:left="720" w:hanging="720"/>
        <w:rPr>
          <w:sz w:val="24"/>
          <w:szCs w:val="24"/>
        </w:rPr>
      </w:pPr>
    </w:p>
    <w:p w14:paraId="2B7116BF" w14:textId="01C0E24C" w:rsidR="002A37B6" w:rsidRPr="00014C50" w:rsidRDefault="002A37B6" w:rsidP="00D55E8D">
      <w:pPr>
        <w:ind w:left="720" w:hanging="720"/>
        <w:rPr>
          <w:rFonts w:ascii="Arial" w:hAnsi="Arial" w:cs="Arial"/>
        </w:rPr>
      </w:pPr>
      <w:r w:rsidRPr="00014C50">
        <w:rPr>
          <w:rFonts w:ascii="Arial" w:hAnsi="Arial" w:cs="Arial"/>
          <w:color w:val="000000"/>
          <w:shd w:val="clear" w:color="auto" w:fill="FFFFFF"/>
        </w:rPr>
        <w:t xml:space="preserve">Loftus, J. (2005). Richie Hawtin: DE9: Transitions Review. Retrieved 20 October 2021, from </w:t>
      </w:r>
      <w:hyperlink r:id="rId31" w:history="1">
        <w:r w:rsidR="0097622E" w:rsidRPr="00014C50">
          <w:rPr>
            <w:rStyle w:val="Hyperlink"/>
            <w:rFonts w:ascii="Arial" w:hAnsi="Arial" w:cs="Arial"/>
            <w:shd w:val="clear" w:color="auto" w:fill="FFFFFF"/>
          </w:rPr>
          <w:t>https://pitchfork.com/reviews/albums/3771-de9-transitions/</w:t>
        </w:r>
      </w:hyperlink>
    </w:p>
    <w:p w14:paraId="45CC4C84" w14:textId="77777777" w:rsidR="00FA2361" w:rsidRPr="00014C50" w:rsidRDefault="00FA2361" w:rsidP="00D55E8D">
      <w:pPr>
        <w:pStyle w:val="FootnoteText"/>
        <w:ind w:left="720" w:hanging="720"/>
        <w:rPr>
          <w:sz w:val="24"/>
          <w:szCs w:val="24"/>
        </w:rPr>
      </w:pPr>
    </w:p>
    <w:p w14:paraId="2C5D528C" w14:textId="24661B30" w:rsidR="000C0D83" w:rsidRPr="00014C50" w:rsidRDefault="000C0D83" w:rsidP="00D55E8D">
      <w:pPr>
        <w:ind w:left="720" w:hanging="720"/>
        <w:rPr>
          <w:rFonts w:ascii="Arial" w:hAnsi="Arial" w:cs="Arial"/>
        </w:rPr>
      </w:pPr>
      <w:proofErr w:type="spellStart"/>
      <w:r w:rsidRPr="00014C50">
        <w:rPr>
          <w:rFonts w:ascii="Arial" w:hAnsi="Arial" w:cs="Arial"/>
          <w:color w:val="000000"/>
          <w:shd w:val="clear" w:color="auto" w:fill="FFFFFF"/>
        </w:rPr>
        <w:t>Marrington</w:t>
      </w:r>
      <w:proofErr w:type="spellEnd"/>
      <w:r w:rsidRPr="00014C50">
        <w:rPr>
          <w:rFonts w:ascii="Arial" w:hAnsi="Arial" w:cs="Arial"/>
          <w:color w:val="000000"/>
          <w:shd w:val="clear" w:color="auto" w:fill="FFFFFF"/>
        </w:rPr>
        <w:t>, M. (202</w:t>
      </w:r>
      <w:r w:rsidR="00202BF0" w:rsidRPr="00014C50">
        <w:rPr>
          <w:rFonts w:ascii="Arial" w:hAnsi="Arial" w:cs="Arial"/>
          <w:color w:val="000000"/>
          <w:shd w:val="clear" w:color="auto" w:fill="FFFFFF"/>
        </w:rPr>
        <w:t>1, March 19</w:t>
      </w:r>
      <w:r w:rsidRPr="00014C50">
        <w:rPr>
          <w:rFonts w:ascii="Arial" w:hAnsi="Arial" w:cs="Arial"/>
          <w:color w:val="000000"/>
          <w:shd w:val="clear" w:color="auto" w:fill="FFFFFF"/>
        </w:rPr>
        <w:t>).</w:t>
      </w:r>
      <w:r w:rsidR="00202BF0" w:rsidRPr="00014C50">
        <w:rPr>
          <w:rFonts w:ascii="Arial" w:hAnsi="Arial" w:cs="Arial"/>
          <w:color w:val="000000"/>
          <w:shd w:val="clear" w:color="auto" w:fill="FFFFFF"/>
        </w:rPr>
        <w:t xml:space="preserve"> [Review of the book</w:t>
      </w:r>
      <w:r w:rsidRPr="00014C50">
        <w:rPr>
          <w:rFonts w:ascii="Arial" w:hAnsi="Arial" w:cs="Arial"/>
          <w:color w:val="000000"/>
          <w:shd w:val="clear" w:color="auto" w:fill="FFFFFF"/>
        </w:rPr>
        <w:t xml:space="preserve"> </w:t>
      </w:r>
      <w:r w:rsidRPr="00014C50">
        <w:rPr>
          <w:rFonts w:ascii="Arial" w:hAnsi="Arial" w:cs="Arial"/>
          <w:i/>
          <w:iCs/>
          <w:color w:val="000000"/>
          <w:shd w:val="clear" w:color="auto" w:fill="FFFFFF"/>
        </w:rPr>
        <w:t>Digital Sampling: The Design and Use of Music Technologies</w:t>
      </w:r>
      <w:r w:rsidR="00202BF0" w:rsidRPr="00014C50">
        <w:rPr>
          <w:rFonts w:ascii="Arial" w:hAnsi="Arial" w:cs="Arial"/>
          <w:color w:val="000000"/>
          <w:shd w:val="clear" w:color="auto" w:fill="FFFFFF"/>
        </w:rPr>
        <w:t>,</w:t>
      </w:r>
      <w:r w:rsidRPr="00014C50">
        <w:rPr>
          <w:rFonts w:ascii="Arial" w:hAnsi="Arial" w:cs="Arial"/>
          <w:color w:val="000000"/>
          <w:shd w:val="clear" w:color="auto" w:fill="FFFFFF"/>
        </w:rPr>
        <w:t xml:space="preserve"> </w:t>
      </w:r>
      <w:r w:rsidR="00202BF0" w:rsidRPr="00014C50">
        <w:rPr>
          <w:rFonts w:ascii="Arial" w:hAnsi="Arial" w:cs="Arial"/>
          <w:color w:val="000000"/>
          <w:shd w:val="clear" w:color="auto" w:fill="FFFFFF"/>
        </w:rPr>
        <w:t>b</w:t>
      </w:r>
      <w:r w:rsidRPr="00014C50">
        <w:rPr>
          <w:rFonts w:ascii="Arial" w:hAnsi="Arial" w:cs="Arial"/>
          <w:color w:val="000000"/>
          <w:shd w:val="clear" w:color="auto" w:fill="FFFFFF"/>
        </w:rPr>
        <w:t>y Paul Harkins</w:t>
      </w:r>
      <w:r w:rsidR="00202BF0" w:rsidRPr="00014C50">
        <w:rPr>
          <w:rFonts w:ascii="Arial" w:hAnsi="Arial" w:cs="Arial"/>
          <w:color w:val="000000"/>
          <w:shd w:val="clear" w:color="auto" w:fill="FFFFFF"/>
        </w:rPr>
        <w:t>]</w:t>
      </w:r>
      <w:r w:rsidRPr="00014C50">
        <w:rPr>
          <w:rFonts w:ascii="Arial" w:hAnsi="Arial" w:cs="Arial"/>
          <w:color w:val="000000"/>
          <w:shd w:val="clear" w:color="auto" w:fill="FFFFFF"/>
        </w:rPr>
        <w:t xml:space="preserve">. </w:t>
      </w:r>
      <w:r w:rsidRPr="00014C50">
        <w:rPr>
          <w:rFonts w:ascii="Arial" w:hAnsi="Arial" w:cs="Arial"/>
          <w:i/>
          <w:iCs/>
          <w:color w:val="000000"/>
        </w:rPr>
        <w:t>Popular Music</w:t>
      </w:r>
      <w:r w:rsidRPr="00014C50">
        <w:rPr>
          <w:rFonts w:ascii="Arial" w:hAnsi="Arial" w:cs="Arial"/>
          <w:color w:val="000000"/>
          <w:shd w:val="clear" w:color="auto" w:fill="FFFFFF"/>
        </w:rPr>
        <w:t>,</w:t>
      </w:r>
      <w:r w:rsidRPr="00014C50">
        <w:rPr>
          <w:rStyle w:val="apple-converted-space"/>
          <w:rFonts w:ascii="Arial" w:hAnsi="Arial" w:cs="Arial"/>
          <w:color w:val="000000"/>
          <w:shd w:val="clear" w:color="auto" w:fill="FFFFFF"/>
        </w:rPr>
        <w:t> </w:t>
      </w:r>
      <w:r w:rsidRPr="00014C50">
        <w:rPr>
          <w:rFonts w:ascii="Arial" w:hAnsi="Arial" w:cs="Arial"/>
          <w:i/>
          <w:iCs/>
          <w:color w:val="000000"/>
        </w:rPr>
        <w:t>39</w:t>
      </w:r>
      <w:r w:rsidRPr="00014C50">
        <w:rPr>
          <w:rFonts w:ascii="Arial" w:hAnsi="Arial" w:cs="Arial"/>
          <w:color w:val="000000"/>
          <w:shd w:val="clear" w:color="auto" w:fill="FFFFFF"/>
        </w:rPr>
        <w:t xml:space="preserve">(3-4), 717-720. </w:t>
      </w:r>
      <w:hyperlink r:id="rId32" w:history="1">
        <w:r w:rsidR="0097622E" w:rsidRPr="00014C50">
          <w:rPr>
            <w:rStyle w:val="Hyperlink"/>
            <w:rFonts w:ascii="Arial" w:hAnsi="Arial" w:cs="Arial"/>
            <w:shd w:val="clear" w:color="auto" w:fill="FFFFFF"/>
          </w:rPr>
          <w:t>http://doi.org/10.1017/s0261143020000665</w:t>
        </w:r>
      </w:hyperlink>
    </w:p>
    <w:p w14:paraId="40D3371F" w14:textId="5CDD119D" w:rsidR="00202BF0" w:rsidRPr="00014C50" w:rsidRDefault="00202BF0" w:rsidP="00D55E8D">
      <w:pPr>
        <w:pStyle w:val="FootnoteText"/>
        <w:ind w:hanging="720"/>
        <w:rPr>
          <w:sz w:val="24"/>
          <w:szCs w:val="24"/>
        </w:rPr>
      </w:pPr>
    </w:p>
    <w:p w14:paraId="2E2D2F30" w14:textId="6C07E096" w:rsidR="00D55E8D" w:rsidRPr="00014C50" w:rsidRDefault="00D55E8D" w:rsidP="00D55E8D">
      <w:pPr>
        <w:ind w:left="720" w:hanging="720"/>
        <w:rPr>
          <w:rFonts w:ascii="Arial" w:hAnsi="Arial" w:cs="Arial"/>
        </w:rPr>
      </w:pPr>
      <w:r w:rsidRPr="00014C50">
        <w:rPr>
          <w:rFonts w:ascii="Arial" w:hAnsi="Arial" w:cs="Arial"/>
          <w:color w:val="000000"/>
          <w:shd w:val="clear" w:color="auto" w:fill="FFFFFF"/>
        </w:rPr>
        <w:t>McCartney, P., Lennon, J., Harrison, G. and Starr, R., 1967.</w:t>
      </w:r>
      <w:r w:rsidRPr="00014C50">
        <w:rPr>
          <w:rStyle w:val="apple-converted-space"/>
          <w:rFonts w:ascii="Arial" w:hAnsi="Arial" w:cs="Arial"/>
          <w:color w:val="000000"/>
          <w:shd w:val="clear" w:color="auto" w:fill="FFFFFF"/>
        </w:rPr>
        <w:t> </w:t>
      </w:r>
      <w:proofErr w:type="spellStart"/>
      <w:r w:rsidRPr="00014C50">
        <w:rPr>
          <w:rFonts w:ascii="Arial" w:hAnsi="Arial" w:cs="Arial"/>
          <w:i/>
          <w:iCs/>
          <w:color w:val="000000"/>
        </w:rPr>
        <w:t>Sgt.</w:t>
      </w:r>
      <w:proofErr w:type="spellEnd"/>
      <w:r w:rsidRPr="00014C50">
        <w:rPr>
          <w:rFonts w:ascii="Arial" w:hAnsi="Arial" w:cs="Arial"/>
          <w:i/>
          <w:iCs/>
          <w:color w:val="000000"/>
        </w:rPr>
        <w:t xml:space="preserve"> Pepper's Lonely Hearts Club Band </w:t>
      </w:r>
      <w:r w:rsidRPr="00014C50">
        <w:rPr>
          <w:rFonts w:ascii="Arial" w:hAnsi="Arial" w:cs="Arial"/>
          <w:color w:val="000000"/>
        </w:rPr>
        <w:t>[Recorded by The Beatles]</w:t>
      </w:r>
      <w:r w:rsidRPr="00014C50">
        <w:rPr>
          <w:rFonts w:ascii="Arial" w:hAnsi="Arial" w:cs="Arial"/>
          <w:color w:val="000000"/>
          <w:shd w:val="clear" w:color="auto" w:fill="FFFFFF"/>
        </w:rPr>
        <w:t xml:space="preserve">. [LP] London: </w:t>
      </w:r>
      <w:proofErr w:type="spellStart"/>
      <w:r w:rsidRPr="00014C50">
        <w:rPr>
          <w:rFonts w:ascii="Arial" w:hAnsi="Arial" w:cs="Arial"/>
          <w:color w:val="000000"/>
          <w:shd w:val="clear" w:color="auto" w:fill="FFFFFF"/>
        </w:rPr>
        <w:t>Parlophone</w:t>
      </w:r>
      <w:proofErr w:type="spellEnd"/>
      <w:r w:rsidRPr="00014C50">
        <w:rPr>
          <w:rFonts w:ascii="Arial" w:hAnsi="Arial" w:cs="Arial"/>
          <w:color w:val="000000"/>
          <w:shd w:val="clear" w:color="auto" w:fill="FFFFFF"/>
        </w:rPr>
        <w:t>.</w:t>
      </w:r>
    </w:p>
    <w:p w14:paraId="0B4E7B4E" w14:textId="77777777" w:rsidR="00D55E8D" w:rsidRPr="00014C50" w:rsidRDefault="00D55E8D" w:rsidP="00D55E8D">
      <w:pPr>
        <w:pStyle w:val="FootnoteText"/>
        <w:ind w:hanging="720"/>
        <w:rPr>
          <w:sz w:val="24"/>
          <w:szCs w:val="24"/>
        </w:rPr>
      </w:pPr>
    </w:p>
    <w:p w14:paraId="48F8D618" w14:textId="7760A2FE" w:rsidR="00FB727E" w:rsidRPr="00014C50" w:rsidRDefault="00FB727E" w:rsidP="00D55E8D">
      <w:pPr>
        <w:ind w:left="720" w:hanging="720"/>
        <w:rPr>
          <w:rFonts w:ascii="Arial" w:hAnsi="Arial" w:cs="Arial"/>
        </w:rPr>
      </w:pPr>
      <w:r w:rsidRPr="00014C50">
        <w:rPr>
          <w:rFonts w:ascii="Arial" w:hAnsi="Arial" w:cs="Arial"/>
        </w:rPr>
        <w:t>Milburn, K</w:t>
      </w:r>
      <w:r w:rsidR="004C247B" w:rsidRPr="00014C50">
        <w:rPr>
          <w:rFonts w:ascii="Arial" w:hAnsi="Arial" w:cs="Arial"/>
        </w:rPr>
        <w:t>.</w:t>
      </w:r>
      <w:r w:rsidRPr="00014C50">
        <w:rPr>
          <w:rFonts w:ascii="Arial" w:hAnsi="Arial" w:cs="Arial"/>
        </w:rPr>
        <w:t xml:space="preserve"> (2013). Futurism and Musical Meaning in Synthesized Landscapes. </w:t>
      </w:r>
      <w:r w:rsidRPr="00014C50">
        <w:rPr>
          <w:rFonts w:ascii="Arial" w:hAnsi="Arial" w:cs="Arial"/>
          <w:i/>
          <w:iCs/>
        </w:rPr>
        <w:t>Kaleidoscope</w:t>
      </w:r>
      <w:r w:rsidRPr="00014C50">
        <w:rPr>
          <w:rFonts w:ascii="Arial" w:hAnsi="Arial" w:cs="Arial"/>
        </w:rPr>
        <w:t> 5(1), 109-116.</w:t>
      </w:r>
      <w:r w:rsidR="0098173C" w:rsidRPr="00014C50">
        <w:rPr>
          <w:rFonts w:ascii="Arial" w:hAnsi="Arial" w:cs="Arial"/>
        </w:rPr>
        <w:t xml:space="preserve"> </w:t>
      </w:r>
      <w:hyperlink r:id="rId33" w:history="1">
        <w:r w:rsidR="0098173C" w:rsidRPr="00014C50">
          <w:rPr>
            <w:rStyle w:val="Hyperlink"/>
            <w:rFonts w:ascii="Arial" w:hAnsi="Arial" w:cs="Arial"/>
          </w:rPr>
          <w:t>https://openresearch.lsbu.ac.uk/item/87945</w:t>
        </w:r>
      </w:hyperlink>
    </w:p>
    <w:p w14:paraId="64FD1D6D" w14:textId="63C23428" w:rsidR="003B1AE1" w:rsidRPr="00014C50" w:rsidRDefault="003B1AE1" w:rsidP="00D55E8D">
      <w:pPr>
        <w:pStyle w:val="FootnoteText"/>
        <w:ind w:left="720" w:hanging="720"/>
        <w:rPr>
          <w:sz w:val="24"/>
          <w:szCs w:val="24"/>
        </w:rPr>
      </w:pPr>
    </w:p>
    <w:p w14:paraId="2C57CDE8" w14:textId="7B86F0EF" w:rsidR="002065E9" w:rsidRPr="00014C50" w:rsidRDefault="002065E9" w:rsidP="00D55E8D">
      <w:pPr>
        <w:pStyle w:val="FootnoteText"/>
        <w:ind w:left="720" w:hanging="720"/>
        <w:rPr>
          <w:sz w:val="24"/>
          <w:szCs w:val="24"/>
        </w:rPr>
      </w:pPr>
      <w:r w:rsidRPr="00014C50">
        <w:rPr>
          <w:sz w:val="24"/>
          <w:szCs w:val="24"/>
        </w:rPr>
        <w:t>Mill</w:t>
      </w:r>
      <w:r w:rsidR="003F297A" w:rsidRPr="00014C50">
        <w:rPr>
          <w:sz w:val="24"/>
          <w:szCs w:val="24"/>
        </w:rPr>
        <w:t>s</w:t>
      </w:r>
      <w:r w:rsidRPr="00014C50">
        <w:rPr>
          <w:sz w:val="24"/>
          <w:szCs w:val="24"/>
        </w:rPr>
        <w:t xml:space="preserve">, J., Banks, M., </w:t>
      </w:r>
      <w:r w:rsidR="007B7C13" w:rsidRPr="00014C50">
        <w:rPr>
          <w:sz w:val="24"/>
          <w:szCs w:val="24"/>
        </w:rPr>
        <w:t xml:space="preserve">&amp; </w:t>
      </w:r>
      <w:r w:rsidRPr="00014C50">
        <w:rPr>
          <w:sz w:val="24"/>
          <w:szCs w:val="24"/>
        </w:rPr>
        <w:t xml:space="preserve">Hood, R. (1992). </w:t>
      </w:r>
      <w:r w:rsidRPr="00014C50">
        <w:rPr>
          <w:i/>
          <w:iCs/>
          <w:sz w:val="24"/>
          <w:szCs w:val="24"/>
        </w:rPr>
        <w:t>Discovers The Rings of Saturn</w:t>
      </w:r>
      <w:r w:rsidRPr="00014C50">
        <w:rPr>
          <w:sz w:val="24"/>
          <w:szCs w:val="24"/>
        </w:rPr>
        <w:t xml:space="preserve"> [</w:t>
      </w:r>
      <w:r w:rsidR="00281BE6" w:rsidRPr="00014C50">
        <w:rPr>
          <w:sz w:val="24"/>
          <w:szCs w:val="24"/>
        </w:rPr>
        <w:t>R</w:t>
      </w:r>
      <w:r w:rsidRPr="00014C50">
        <w:rPr>
          <w:sz w:val="24"/>
          <w:szCs w:val="24"/>
        </w:rPr>
        <w:t xml:space="preserve">ecorded by X-102]. [2LP]. Berlin: </w:t>
      </w:r>
      <w:proofErr w:type="spellStart"/>
      <w:r w:rsidRPr="00014C50">
        <w:rPr>
          <w:sz w:val="24"/>
          <w:szCs w:val="24"/>
        </w:rPr>
        <w:t>Tresor</w:t>
      </w:r>
      <w:proofErr w:type="spellEnd"/>
      <w:r w:rsidRPr="00014C50">
        <w:rPr>
          <w:sz w:val="24"/>
          <w:szCs w:val="24"/>
        </w:rPr>
        <w:t>.</w:t>
      </w:r>
    </w:p>
    <w:p w14:paraId="1F0760E2" w14:textId="77777777" w:rsidR="002065E9" w:rsidRPr="00014C50" w:rsidRDefault="002065E9" w:rsidP="00D55E8D">
      <w:pPr>
        <w:pStyle w:val="FootnoteText"/>
        <w:ind w:left="720" w:hanging="720"/>
        <w:rPr>
          <w:sz w:val="24"/>
          <w:szCs w:val="24"/>
        </w:rPr>
      </w:pPr>
    </w:p>
    <w:p w14:paraId="6DA0E653" w14:textId="1A13F851" w:rsidR="007D4D85" w:rsidRPr="00014C50" w:rsidRDefault="007D4D85" w:rsidP="00D55E8D">
      <w:pPr>
        <w:ind w:left="720" w:hanging="720"/>
        <w:rPr>
          <w:rFonts w:ascii="Arial" w:hAnsi="Arial" w:cs="Arial"/>
        </w:rPr>
      </w:pPr>
      <w:r w:rsidRPr="00014C50">
        <w:rPr>
          <w:rFonts w:ascii="Arial" w:hAnsi="Arial" w:cs="Arial"/>
          <w:color w:val="000000"/>
          <w:shd w:val="clear" w:color="auto" w:fill="FFFFFF"/>
        </w:rPr>
        <w:t>Mills, J. (1996).</w:t>
      </w:r>
      <w:r w:rsidRPr="00014C50">
        <w:rPr>
          <w:rStyle w:val="apple-converted-space"/>
          <w:rFonts w:ascii="Arial" w:hAnsi="Arial" w:cs="Arial"/>
          <w:color w:val="000000"/>
          <w:shd w:val="clear" w:color="auto" w:fill="FFFFFF"/>
        </w:rPr>
        <w:t> </w:t>
      </w:r>
      <w:r w:rsidRPr="00014C50">
        <w:rPr>
          <w:rFonts w:ascii="Arial" w:hAnsi="Arial" w:cs="Arial"/>
          <w:i/>
          <w:iCs/>
          <w:color w:val="000000"/>
        </w:rPr>
        <w:t xml:space="preserve">Live At </w:t>
      </w:r>
      <w:proofErr w:type="gramStart"/>
      <w:r w:rsidRPr="00014C50">
        <w:rPr>
          <w:rFonts w:ascii="Arial" w:hAnsi="Arial" w:cs="Arial"/>
          <w:i/>
          <w:iCs/>
          <w:color w:val="000000"/>
        </w:rPr>
        <w:t>The</w:t>
      </w:r>
      <w:proofErr w:type="gramEnd"/>
      <w:r w:rsidRPr="00014C50">
        <w:rPr>
          <w:rFonts w:ascii="Arial" w:hAnsi="Arial" w:cs="Arial"/>
          <w:i/>
          <w:iCs/>
          <w:color w:val="000000"/>
        </w:rPr>
        <w:t xml:space="preserve"> Liquid Room – Tokyo</w:t>
      </w:r>
      <w:r w:rsidRPr="00014C50">
        <w:rPr>
          <w:rStyle w:val="apple-converted-space"/>
          <w:rFonts w:ascii="Arial" w:hAnsi="Arial" w:cs="Arial"/>
          <w:color w:val="000000"/>
          <w:shd w:val="clear" w:color="auto" w:fill="FFFFFF"/>
        </w:rPr>
        <w:t> </w:t>
      </w:r>
      <w:r w:rsidRPr="00014C50">
        <w:rPr>
          <w:rFonts w:ascii="Arial" w:hAnsi="Arial" w:cs="Arial"/>
          <w:color w:val="000000"/>
          <w:shd w:val="clear" w:color="auto" w:fill="FFFFFF"/>
        </w:rPr>
        <w:t xml:space="preserve">[CD]. </w:t>
      </w:r>
      <w:r w:rsidR="004929EB" w:rsidRPr="00014C50">
        <w:rPr>
          <w:rFonts w:ascii="Arial" w:hAnsi="Arial" w:cs="Arial"/>
          <w:color w:val="000000"/>
          <w:shd w:val="clear" w:color="auto" w:fill="FFFFFF"/>
        </w:rPr>
        <w:t xml:space="preserve">London: </w:t>
      </w:r>
      <w:r w:rsidRPr="00014C50">
        <w:rPr>
          <w:rFonts w:ascii="Arial" w:hAnsi="Arial" w:cs="Arial"/>
          <w:color w:val="000000"/>
          <w:shd w:val="clear" w:color="auto" w:fill="FFFFFF"/>
        </w:rPr>
        <w:t>React.</w:t>
      </w:r>
    </w:p>
    <w:p w14:paraId="0DA7CBA7" w14:textId="1197D156" w:rsidR="00273C00" w:rsidRPr="00014C50" w:rsidRDefault="00273C00" w:rsidP="00D55E8D">
      <w:pPr>
        <w:pStyle w:val="FootnoteText"/>
        <w:ind w:left="720" w:hanging="720"/>
        <w:rPr>
          <w:sz w:val="24"/>
          <w:szCs w:val="24"/>
        </w:rPr>
      </w:pPr>
    </w:p>
    <w:p w14:paraId="4DC040C5" w14:textId="0D83FCA1" w:rsidR="003A1646" w:rsidRPr="00014C50" w:rsidRDefault="003A1646" w:rsidP="00D55E8D">
      <w:pPr>
        <w:ind w:left="720" w:hanging="720"/>
        <w:rPr>
          <w:rFonts w:ascii="Arial" w:hAnsi="Arial" w:cs="Arial"/>
        </w:rPr>
      </w:pPr>
      <w:r w:rsidRPr="00014C50">
        <w:rPr>
          <w:rFonts w:ascii="Arial" w:hAnsi="Arial" w:cs="Arial"/>
          <w:color w:val="000000"/>
          <w:shd w:val="clear" w:color="auto" w:fill="FFFFFF"/>
        </w:rPr>
        <w:t>Mills, J. (2004).</w:t>
      </w:r>
      <w:r w:rsidRPr="00014C50">
        <w:rPr>
          <w:rStyle w:val="apple-converted-space"/>
          <w:rFonts w:ascii="Arial" w:hAnsi="Arial" w:cs="Arial"/>
          <w:color w:val="000000"/>
          <w:shd w:val="clear" w:color="auto" w:fill="FFFFFF"/>
        </w:rPr>
        <w:t> </w:t>
      </w:r>
      <w:r w:rsidRPr="00014C50">
        <w:rPr>
          <w:rFonts w:ascii="Arial" w:hAnsi="Arial" w:cs="Arial"/>
          <w:i/>
          <w:iCs/>
          <w:color w:val="000000"/>
        </w:rPr>
        <w:t>Exhibitionist</w:t>
      </w:r>
      <w:r w:rsidRPr="00014C50">
        <w:rPr>
          <w:rStyle w:val="apple-converted-space"/>
          <w:rFonts w:ascii="Arial" w:hAnsi="Arial" w:cs="Arial"/>
          <w:color w:val="000000"/>
          <w:shd w:val="clear" w:color="auto" w:fill="FFFFFF"/>
        </w:rPr>
        <w:t> </w:t>
      </w:r>
      <w:r w:rsidRPr="00014C50">
        <w:rPr>
          <w:rFonts w:ascii="Arial" w:hAnsi="Arial" w:cs="Arial"/>
          <w:color w:val="000000"/>
          <w:shd w:val="clear" w:color="auto" w:fill="FFFFFF"/>
        </w:rPr>
        <w:t xml:space="preserve">[DVD]. </w:t>
      </w:r>
      <w:r w:rsidR="004929EB" w:rsidRPr="00014C50">
        <w:rPr>
          <w:rFonts w:ascii="Arial" w:hAnsi="Arial" w:cs="Arial"/>
          <w:color w:val="000000"/>
          <w:shd w:val="clear" w:color="auto" w:fill="FFFFFF"/>
        </w:rPr>
        <w:t xml:space="preserve">Chicago: </w:t>
      </w:r>
      <w:r w:rsidRPr="00014C50">
        <w:rPr>
          <w:rFonts w:ascii="Arial" w:hAnsi="Arial" w:cs="Arial"/>
          <w:color w:val="000000"/>
          <w:shd w:val="clear" w:color="auto" w:fill="FFFFFF"/>
        </w:rPr>
        <w:t>Axis.</w:t>
      </w:r>
    </w:p>
    <w:p w14:paraId="64003791" w14:textId="77777777" w:rsidR="004C247B" w:rsidRPr="00014C50" w:rsidRDefault="004C247B" w:rsidP="004C247B">
      <w:pPr>
        <w:ind w:left="720" w:hanging="720"/>
        <w:rPr>
          <w:rFonts w:ascii="Arial" w:hAnsi="Arial" w:cs="Arial"/>
        </w:rPr>
      </w:pPr>
    </w:p>
    <w:p w14:paraId="6A5B2C54" w14:textId="19629223" w:rsidR="004C247B" w:rsidRPr="00014C50" w:rsidRDefault="004C247B" w:rsidP="004C247B">
      <w:pPr>
        <w:ind w:left="720" w:hanging="720"/>
        <w:rPr>
          <w:rFonts w:ascii="Arial" w:hAnsi="Arial" w:cs="Arial"/>
        </w:rPr>
      </w:pPr>
      <w:r w:rsidRPr="00014C50">
        <w:rPr>
          <w:rFonts w:ascii="Arial" w:hAnsi="Arial" w:cs="Arial"/>
        </w:rPr>
        <w:t xml:space="preserve">Mills, J. (2013, January 21). </w:t>
      </w:r>
      <w:r w:rsidRPr="00014C50">
        <w:rPr>
          <w:rFonts w:ascii="Arial" w:hAnsi="Arial" w:cs="Arial"/>
          <w:i/>
          <w:iCs/>
        </w:rPr>
        <w:t>Techno Icon Jeff Mills talks about 20 years of Axis Records and retiring The Wizard/ Interviewer</w:t>
      </w:r>
      <w:r w:rsidRPr="00014C50">
        <w:rPr>
          <w:rFonts w:ascii="Arial" w:hAnsi="Arial" w:cs="Arial"/>
        </w:rPr>
        <w:t xml:space="preserve">: </w:t>
      </w:r>
      <w:r w:rsidRPr="00014C50">
        <w:rPr>
          <w:rFonts w:ascii="Arial" w:hAnsi="Arial" w:cs="Arial"/>
          <w:i/>
          <w:iCs/>
        </w:rPr>
        <w:t xml:space="preserve">Christine </w:t>
      </w:r>
      <w:proofErr w:type="spellStart"/>
      <w:r w:rsidRPr="00014C50">
        <w:rPr>
          <w:rFonts w:ascii="Arial" w:hAnsi="Arial" w:cs="Arial"/>
          <w:i/>
          <w:iCs/>
        </w:rPr>
        <w:t>Kakaire</w:t>
      </w:r>
      <w:proofErr w:type="spellEnd"/>
      <w:r w:rsidRPr="00014C50">
        <w:rPr>
          <w:rFonts w:ascii="Arial" w:hAnsi="Arial" w:cs="Arial"/>
        </w:rPr>
        <w:t xml:space="preserve"> [interview, text]. Retrieved from </w:t>
      </w:r>
      <w:hyperlink r:id="rId34" w:history="1">
        <w:r w:rsidRPr="00014C50">
          <w:rPr>
            <w:rStyle w:val="Hyperlink"/>
            <w:rFonts w:ascii="Arial" w:hAnsi="Arial" w:cs="Arial"/>
          </w:rPr>
          <w:t>https://web.archive.org/web/20150704221317/https:/news.beatport.com/jeff-mills-sequence-interview/</w:t>
        </w:r>
      </w:hyperlink>
    </w:p>
    <w:p w14:paraId="4B595A9E" w14:textId="77777777" w:rsidR="00BE2EDA" w:rsidRPr="00014C50" w:rsidRDefault="00BE2EDA" w:rsidP="00D55E8D">
      <w:pPr>
        <w:pStyle w:val="FootnoteText"/>
        <w:ind w:left="720" w:hanging="720"/>
        <w:rPr>
          <w:sz w:val="24"/>
          <w:szCs w:val="24"/>
        </w:rPr>
      </w:pPr>
    </w:p>
    <w:p w14:paraId="042E1E53" w14:textId="06A41A8C" w:rsidR="00C9746A" w:rsidRPr="00014C50" w:rsidRDefault="00C9746A" w:rsidP="00D55E8D">
      <w:pPr>
        <w:pStyle w:val="FootnoteText"/>
        <w:ind w:left="720" w:hanging="720"/>
        <w:rPr>
          <w:sz w:val="24"/>
          <w:szCs w:val="24"/>
        </w:rPr>
      </w:pPr>
      <w:r w:rsidRPr="00014C50">
        <w:rPr>
          <w:sz w:val="24"/>
          <w:szCs w:val="24"/>
        </w:rPr>
        <w:t>Mills, J. (2019</w:t>
      </w:r>
      <w:r w:rsidR="00BE2EDA" w:rsidRPr="00014C50">
        <w:rPr>
          <w:sz w:val="24"/>
          <w:szCs w:val="24"/>
        </w:rPr>
        <w:t>, April 2</w:t>
      </w:r>
      <w:r w:rsidRPr="00014C50">
        <w:rPr>
          <w:sz w:val="24"/>
          <w:szCs w:val="24"/>
        </w:rPr>
        <w:t>). The Art of DJing</w:t>
      </w:r>
      <w:r w:rsidR="00BE2EDA" w:rsidRPr="00014C50">
        <w:rPr>
          <w:sz w:val="24"/>
          <w:szCs w:val="24"/>
        </w:rPr>
        <w:t xml:space="preserve">: </w:t>
      </w:r>
      <w:r w:rsidR="00BE2EDA" w:rsidRPr="00014C50">
        <w:rPr>
          <w:i/>
          <w:iCs/>
          <w:sz w:val="24"/>
          <w:szCs w:val="24"/>
        </w:rPr>
        <w:t>Jeff Mills/Interviewer: Will Lynch</w:t>
      </w:r>
      <w:r w:rsidR="00BE2EDA" w:rsidRPr="00014C50">
        <w:rPr>
          <w:sz w:val="24"/>
          <w:szCs w:val="24"/>
        </w:rPr>
        <w:t xml:space="preserve"> [feature interview</w:t>
      </w:r>
      <w:r w:rsidR="00AF57B8" w:rsidRPr="00014C50">
        <w:rPr>
          <w:sz w:val="24"/>
          <w:szCs w:val="24"/>
        </w:rPr>
        <w:t>, text</w:t>
      </w:r>
      <w:r w:rsidR="00BE2EDA" w:rsidRPr="00014C50">
        <w:rPr>
          <w:sz w:val="24"/>
          <w:szCs w:val="24"/>
        </w:rPr>
        <w:t>]. Retr</w:t>
      </w:r>
      <w:r w:rsidR="007213AF" w:rsidRPr="00014C50">
        <w:rPr>
          <w:sz w:val="24"/>
          <w:szCs w:val="24"/>
        </w:rPr>
        <w:t>i</w:t>
      </w:r>
      <w:r w:rsidR="00BE2EDA" w:rsidRPr="00014C50">
        <w:rPr>
          <w:sz w:val="24"/>
          <w:szCs w:val="24"/>
        </w:rPr>
        <w:t xml:space="preserve">eved from </w:t>
      </w:r>
      <w:hyperlink r:id="rId35" w:history="1">
        <w:r w:rsidR="00BE2EDA" w:rsidRPr="00014C50">
          <w:rPr>
            <w:rStyle w:val="Hyperlink"/>
            <w:sz w:val="24"/>
            <w:szCs w:val="24"/>
          </w:rPr>
          <w:t>https://ra.co/features/3436</w:t>
        </w:r>
      </w:hyperlink>
    </w:p>
    <w:p w14:paraId="70D03647" w14:textId="3A71A67B" w:rsidR="008F59A2" w:rsidRPr="00014C50" w:rsidRDefault="008F59A2" w:rsidP="00D55E8D">
      <w:pPr>
        <w:pStyle w:val="FootnoteText"/>
        <w:ind w:left="720" w:hanging="720"/>
        <w:rPr>
          <w:sz w:val="24"/>
          <w:szCs w:val="24"/>
        </w:rPr>
      </w:pPr>
    </w:p>
    <w:p w14:paraId="3CCF7D2F" w14:textId="0A186629" w:rsidR="007071D5" w:rsidRPr="00014C50" w:rsidRDefault="007071D5" w:rsidP="00D55E8D">
      <w:pPr>
        <w:ind w:left="720" w:hanging="720"/>
        <w:rPr>
          <w:rFonts w:ascii="Arial" w:hAnsi="Arial" w:cs="Arial"/>
        </w:rPr>
      </w:pPr>
      <w:r w:rsidRPr="00014C50">
        <w:rPr>
          <w:rFonts w:ascii="Arial" w:hAnsi="Arial" w:cs="Arial"/>
        </w:rPr>
        <w:t xml:space="preserve">McAlpine, K. B. (2019). </w:t>
      </w:r>
      <w:r w:rsidRPr="00014C50">
        <w:rPr>
          <w:rFonts w:ascii="Arial" w:hAnsi="Arial" w:cs="Arial"/>
          <w:i/>
          <w:iCs/>
        </w:rPr>
        <w:t>Bits and Pieces: A History of Chiptunes</w:t>
      </w:r>
      <w:r w:rsidRPr="00014C50">
        <w:rPr>
          <w:rFonts w:ascii="Arial" w:hAnsi="Arial" w:cs="Arial"/>
        </w:rPr>
        <w:t>. New York, NY: Oxford University Press.</w:t>
      </w:r>
    </w:p>
    <w:p w14:paraId="350C8823" w14:textId="77777777" w:rsidR="007071D5" w:rsidRPr="00014C50" w:rsidRDefault="007071D5" w:rsidP="00D55E8D">
      <w:pPr>
        <w:pStyle w:val="FootnoteText"/>
        <w:ind w:left="720" w:hanging="720"/>
        <w:rPr>
          <w:sz w:val="24"/>
          <w:szCs w:val="24"/>
        </w:rPr>
      </w:pPr>
    </w:p>
    <w:p w14:paraId="5FE21DE6" w14:textId="27A4FEC4" w:rsidR="00B74033" w:rsidRPr="00014C50" w:rsidRDefault="00B74033" w:rsidP="00D55E8D">
      <w:pPr>
        <w:ind w:left="720" w:hanging="720"/>
        <w:rPr>
          <w:rFonts w:ascii="Arial" w:hAnsi="Arial" w:cs="Arial"/>
        </w:rPr>
      </w:pPr>
      <w:r w:rsidRPr="00014C50">
        <w:rPr>
          <w:rFonts w:ascii="Arial" w:hAnsi="Arial" w:cs="Arial"/>
        </w:rPr>
        <w:t xml:space="preserve">Montano, E. (2008). ‘You’re Not </w:t>
      </w:r>
      <w:proofErr w:type="gramStart"/>
      <w:r w:rsidRPr="00014C50">
        <w:rPr>
          <w:rFonts w:ascii="Arial" w:hAnsi="Arial" w:cs="Arial"/>
        </w:rPr>
        <w:t>A</w:t>
      </w:r>
      <w:proofErr w:type="gramEnd"/>
      <w:r w:rsidRPr="00014C50">
        <w:rPr>
          <w:rFonts w:ascii="Arial" w:hAnsi="Arial" w:cs="Arial"/>
        </w:rPr>
        <w:t xml:space="preserve"> Real </w:t>
      </w:r>
      <w:proofErr w:type="spellStart"/>
      <w:r w:rsidRPr="00014C50">
        <w:rPr>
          <w:rFonts w:ascii="Arial" w:hAnsi="Arial" w:cs="Arial"/>
        </w:rPr>
        <w:t>Dj</w:t>
      </w:r>
      <w:proofErr w:type="spellEnd"/>
      <w:r w:rsidRPr="00014C50">
        <w:rPr>
          <w:rFonts w:ascii="Arial" w:hAnsi="Arial" w:cs="Arial"/>
        </w:rPr>
        <w:t xml:space="preserve"> Unless You Play Vinyl’ – Technology And Formats – The Progression Of Dance Music And </w:t>
      </w:r>
      <w:proofErr w:type="spellStart"/>
      <w:r w:rsidRPr="00014C50">
        <w:rPr>
          <w:rFonts w:ascii="Arial" w:hAnsi="Arial" w:cs="Arial"/>
        </w:rPr>
        <w:t>Dj</w:t>
      </w:r>
      <w:proofErr w:type="spellEnd"/>
      <w:r w:rsidRPr="00014C50">
        <w:rPr>
          <w:rFonts w:ascii="Arial" w:hAnsi="Arial" w:cs="Arial"/>
        </w:rPr>
        <w:t xml:space="preserve"> Culture. </w:t>
      </w:r>
      <w:r w:rsidRPr="00014C50">
        <w:rPr>
          <w:rFonts w:ascii="Arial" w:hAnsi="Arial" w:cs="Arial"/>
          <w:i/>
          <w:iCs/>
        </w:rPr>
        <w:t>Journal on the Art of Record Production</w:t>
      </w:r>
      <w:r w:rsidRPr="00014C50">
        <w:rPr>
          <w:rFonts w:ascii="Arial" w:hAnsi="Arial" w:cs="Arial"/>
        </w:rPr>
        <w:t>, 3</w:t>
      </w:r>
      <w:r w:rsidR="00F04DB5" w:rsidRPr="00014C50">
        <w:rPr>
          <w:rFonts w:ascii="Arial" w:hAnsi="Arial" w:cs="Arial"/>
        </w:rPr>
        <w:t xml:space="preserve">. </w:t>
      </w:r>
      <w:hyperlink r:id="rId36" w:history="1">
        <w:r w:rsidR="00F04DB5" w:rsidRPr="00014C50">
          <w:rPr>
            <w:rStyle w:val="Hyperlink"/>
            <w:rFonts w:ascii="Arial" w:hAnsi="Arial" w:cs="Arial"/>
          </w:rPr>
          <w:t>https://www.arpjournal.com/asarpwp/‘you’re-not-a-real-dj-unless-you-play-vinyl’-–-technology-and-formats-–-the-progression-of-dance-music-and-dj-culture/</w:t>
        </w:r>
      </w:hyperlink>
    </w:p>
    <w:p w14:paraId="5F0466AD" w14:textId="466D1741" w:rsidR="00B74033" w:rsidRDefault="00B74033" w:rsidP="00D55E8D">
      <w:pPr>
        <w:pStyle w:val="FootnoteText"/>
        <w:ind w:left="720" w:hanging="720"/>
        <w:rPr>
          <w:sz w:val="24"/>
          <w:szCs w:val="24"/>
        </w:rPr>
      </w:pPr>
    </w:p>
    <w:p w14:paraId="364EF43D" w14:textId="3F8C2BB7" w:rsidR="004D33FE" w:rsidRPr="004D33FE" w:rsidRDefault="004D33FE" w:rsidP="004D33FE">
      <w:pPr>
        <w:pStyle w:val="FootnoteText"/>
        <w:ind w:left="720" w:hanging="720"/>
        <w:rPr>
          <w:sz w:val="24"/>
          <w:szCs w:val="24"/>
        </w:rPr>
      </w:pPr>
      <w:r w:rsidRPr="004D33FE">
        <w:rPr>
          <w:sz w:val="24"/>
          <w:szCs w:val="24"/>
        </w:rPr>
        <w:t xml:space="preserve">Montano, E. (2010). 'How do you know he's not playing Pac-Man while he's supposed to be DJing?': technology, </w:t>
      </w:r>
      <w:proofErr w:type="gramStart"/>
      <w:r w:rsidRPr="004D33FE">
        <w:rPr>
          <w:sz w:val="24"/>
          <w:szCs w:val="24"/>
        </w:rPr>
        <w:t>formats</w:t>
      </w:r>
      <w:proofErr w:type="gramEnd"/>
      <w:r w:rsidRPr="004D33FE">
        <w:rPr>
          <w:sz w:val="24"/>
          <w:szCs w:val="24"/>
        </w:rPr>
        <w:t xml:space="preserve"> and the digital future of DJ culture. </w:t>
      </w:r>
      <w:r w:rsidRPr="004D33FE">
        <w:rPr>
          <w:i/>
          <w:iCs/>
          <w:sz w:val="24"/>
          <w:szCs w:val="24"/>
        </w:rPr>
        <w:t xml:space="preserve">Popular Music </w:t>
      </w:r>
      <w:r w:rsidRPr="004D33FE">
        <w:rPr>
          <w:sz w:val="24"/>
          <w:szCs w:val="24"/>
        </w:rPr>
        <w:t>29</w:t>
      </w:r>
      <w:r>
        <w:rPr>
          <w:sz w:val="24"/>
          <w:szCs w:val="24"/>
        </w:rPr>
        <w:t>(</w:t>
      </w:r>
      <w:r w:rsidRPr="004D33FE">
        <w:rPr>
          <w:sz w:val="24"/>
          <w:szCs w:val="24"/>
        </w:rPr>
        <w:t>3</w:t>
      </w:r>
      <w:r>
        <w:rPr>
          <w:sz w:val="24"/>
          <w:szCs w:val="24"/>
        </w:rPr>
        <w:t>),</w:t>
      </w:r>
      <w:r w:rsidRPr="004D33FE">
        <w:rPr>
          <w:sz w:val="24"/>
          <w:szCs w:val="24"/>
        </w:rPr>
        <w:t xml:space="preserve"> 397–416. </w:t>
      </w:r>
      <w:hyperlink r:id="rId37" w:history="1">
        <w:r w:rsidRPr="002139C9">
          <w:rPr>
            <w:rStyle w:val="Hyperlink"/>
            <w:sz w:val="24"/>
            <w:szCs w:val="24"/>
          </w:rPr>
          <w:t>https://doi:10.1017/S0261143010000449</w:t>
        </w:r>
      </w:hyperlink>
      <w:r>
        <w:rPr>
          <w:sz w:val="24"/>
          <w:szCs w:val="24"/>
        </w:rPr>
        <w:t xml:space="preserve"> </w:t>
      </w:r>
    </w:p>
    <w:p w14:paraId="668513CC" w14:textId="77777777" w:rsidR="004D33FE" w:rsidRPr="00014C50" w:rsidRDefault="004D33FE" w:rsidP="00D55E8D">
      <w:pPr>
        <w:pStyle w:val="FootnoteText"/>
        <w:ind w:left="720" w:hanging="720"/>
        <w:rPr>
          <w:sz w:val="24"/>
          <w:szCs w:val="24"/>
        </w:rPr>
      </w:pPr>
    </w:p>
    <w:p w14:paraId="579F7936" w14:textId="1BC15BB1" w:rsidR="00CC099C" w:rsidRPr="00014C50" w:rsidRDefault="00CC099C" w:rsidP="00D55E8D">
      <w:pPr>
        <w:ind w:left="720" w:hanging="720"/>
        <w:rPr>
          <w:rFonts w:ascii="Arial" w:hAnsi="Arial" w:cs="Arial"/>
        </w:rPr>
      </w:pPr>
      <w:r w:rsidRPr="00014C50">
        <w:rPr>
          <w:rFonts w:ascii="Arial" w:hAnsi="Arial" w:cs="Arial"/>
          <w:color w:val="000000"/>
          <w:shd w:val="clear" w:color="auto" w:fill="FFFFFF"/>
        </w:rPr>
        <w:t>Moorefield, V. (2010).</w:t>
      </w:r>
      <w:r w:rsidRPr="00014C50">
        <w:rPr>
          <w:rStyle w:val="apple-converted-space"/>
          <w:rFonts w:ascii="Arial" w:hAnsi="Arial" w:cs="Arial"/>
          <w:color w:val="000000"/>
          <w:shd w:val="clear" w:color="auto" w:fill="FFFFFF"/>
        </w:rPr>
        <w:t> </w:t>
      </w:r>
      <w:r w:rsidRPr="00014C50">
        <w:rPr>
          <w:rFonts w:ascii="Arial" w:hAnsi="Arial" w:cs="Arial"/>
          <w:i/>
          <w:iCs/>
          <w:color w:val="000000"/>
        </w:rPr>
        <w:t>The producer as composer</w:t>
      </w:r>
      <w:r w:rsidRPr="00014C50">
        <w:rPr>
          <w:rFonts w:ascii="Arial" w:hAnsi="Arial" w:cs="Arial"/>
          <w:color w:val="000000"/>
          <w:shd w:val="clear" w:color="auto" w:fill="FFFFFF"/>
        </w:rPr>
        <w:t xml:space="preserve">. Cambridge, </w:t>
      </w:r>
      <w:r w:rsidR="00CE446A" w:rsidRPr="00014C50">
        <w:rPr>
          <w:rFonts w:ascii="Arial" w:hAnsi="Arial" w:cs="Arial"/>
          <w:color w:val="000000"/>
          <w:shd w:val="clear" w:color="auto" w:fill="FFFFFF"/>
        </w:rPr>
        <w:t>MA</w:t>
      </w:r>
      <w:r w:rsidRPr="00014C50">
        <w:rPr>
          <w:rFonts w:ascii="Arial" w:hAnsi="Arial" w:cs="Arial"/>
          <w:color w:val="000000"/>
          <w:shd w:val="clear" w:color="auto" w:fill="FFFFFF"/>
        </w:rPr>
        <w:t>: MIT Press.</w:t>
      </w:r>
    </w:p>
    <w:p w14:paraId="441E6989" w14:textId="31D28DC4" w:rsidR="00952E50" w:rsidRPr="00014C50" w:rsidRDefault="00952E50" w:rsidP="00D55E8D">
      <w:pPr>
        <w:pStyle w:val="FootnoteText"/>
        <w:ind w:hanging="720"/>
        <w:rPr>
          <w:sz w:val="24"/>
          <w:szCs w:val="24"/>
        </w:rPr>
      </w:pPr>
    </w:p>
    <w:p w14:paraId="2CD049F8" w14:textId="3A537211" w:rsidR="005D0162" w:rsidRPr="00014C50" w:rsidRDefault="005D0162" w:rsidP="00D55E8D">
      <w:pPr>
        <w:pStyle w:val="FootnoteText"/>
        <w:ind w:left="720" w:hanging="720"/>
        <w:rPr>
          <w:sz w:val="24"/>
          <w:szCs w:val="24"/>
        </w:rPr>
      </w:pPr>
      <w:r w:rsidRPr="00014C50">
        <w:rPr>
          <w:sz w:val="24"/>
          <w:szCs w:val="24"/>
        </w:rPr>
        <w:t xml:space="preserve">Reich, S. (1965). It’s </w:t>
      </w:r>
      <w:proofErr w:type="spellStart"/>
      <w:r w:rsidRPr="00014C50">
        <w:rPr>
          <w:sz w:val="24"/>
          <w:szCs w:val="24"/>
        </w:rPr>
        <w:t>Gonna</w:t>
      </w:r>
      <w:proofErr w:type="spellEnd"/>
      <w:r w:rsidRPr="00014C50">
        <w:rPr>
          <w:sz w:val="24"/>
          <w:szCs w:val="24"/>
        </w:rPr>
        <w:t xml:space="preserve"> Rain. On </w:t>
      </w:r>
      <w:r w:rsidRPr="00014C50">
        <w:rPr>
          <w:i/>
          <w:iCs/>
          <w:sz w:val="24"/>
          <w:szCs w:val="24"/>
        </w:rPr>
        <w:t>Early Works</w:t>
      </w:r>
      <w:r w:rsidRPr="00014C50">
        <w:rPr>
          <w:sz w:val="24"/>
          <w:szCs w:val="24"/>
        </w:rPr>
        <w:t xml:space="preserve"> [CD]. </w:t>
      </w:r>
      <w:r w:rsidR="009E1838" w:rsidRPr="00014C50">
        <w:rPr>
          <w:sz w:val="24"/>
          <w:szCs w:val="24"/>
        </w:rPr>
        <w:t xml:space="preserve">New York, NY: </w:t>
      </w:r>
      <w:r w:rsidRPr="00014C50">
        <w:rPr>
          <w:sz w:val="24"/>
          <w:szCs w:val="24"/>
        </w:rPr>
        <w:t>Elektra Nonesuch. (1987)</w:t>
      </w:r>
    </w:p>
    <w:p w14:paraId="1C5CBD21" w14:textId="77777777" w:rsidR="005D0162" w:rsidRPr="00014C50" w:rsidRDefault="005D0162" w:rsidP="00D55E8D">
      <w:pPr>
        <w:pStyle w:val="FootnoteText"/>
        <w:ind w:left="720" w:hanging="720"/>
        <w:rPr>
          <w:sz w:val="24"/>
          <w:szCs w:val="24"/>
        </w:rPr>
      </w:pPr>
    </w:p>
    <w:p w14:paraId="5A69C7D4" w14:textId="6A9EF08B" w:rsidR="00F2058C" w:rsidRPr="00014C50" w:rsidRDefault="00F2058C" w:rsidP="00D55E8D">
      <w:pPr>
        <w:pStyle w:val="FootnoteText"/>
        <w:ind w:left="720" w:hanging="720"/>
        <w:rPr>
          <w:sz w:val="24"/>
          <w:szCs w:val="24"/>
        </w:rPr>
      </w:pPr>
      <w:r w:rsidRPr="00014C50">
        <w:rPr>
          <w:sz w:val="24"/>
          <w:szCs w:val="24"/>
        </w:rPr>
        <w:t>Reich, S. (1966)</w:t>
      </w:r>
      <w:r w:rsidR="005D0162" w:rsidRPr="00014C50">
        <w:rPr>
          <w:sz w:val="24"/>
          <w:szCs w:val="24"/>
        </w:rPr>
        <w:t>.</w:t>
      </w:r>
      <w:r w:rsidRPr="00014C50">
        <w:rPr>
          <w:sz w:val="24"/>
          <w:szCs w:val="24"/>
        </w:rPr>
        <w:t xml:space="preserve"> Come Out</w:t>
      </w:r>
      <w:r w:rsidR="005D0162" w:rsidRPr="00014C50">
        <w:rPr>
          <w:sz w:val="24"/>
          <w:szCs w:val="24"/>
        </w:rPr>
        <w:t xml:space="preserve">. On </w:t>
      </w:r>
      <w:r w:rsidR="005D0162" w:rsidRPr="00014C50">
        <w:rPr>
          <w:i/>
          <w:iCs/>
          <w:sz w:val="24"/>
          <w:szCs w:val="24"/>
        </w:rPr>
        <w:t>Early Works</w:t>
      </w:r>
      <w:r w:rsidR="005D0162" w:rsidRPr="00014C50">
        <w:rPr>
          <w:sz w:val="24"/>
          <w:szCs w:val="24"/>
        </w:rPr>
        <w:t xml:space="preserve"> [CD].</w:t>
      </w:r>
      <w:r w:rsidR="009E1838" w:rsidRPr="00014C50">
        <w:rPr>
          <w:sz w:val="24"/>
          <w:szCs w:val="24"/>
        </w:rPr>
        <w:t xml:space="preserve"> New York, NY:</w:t>
      </w:r>
      <w:r w:rsidR="005D0162" w:rsidRPr="00014C50">
        <w:rPr>
          <w:sz w:val="24"/>
          <w:szCs w:val="24"/>
        </w:rPr>
        <w:t xml:space="preserve"> Elektra Nonesuch. (1987)</w:t>
      </w:r>
    </w:p>
    <w:p w14:paraId="2BABF684" w14:textId="4DB284A9" w:rsidR="00F2058C" w:rsidRPr="00014C50" w:rsidRDefault="00F2058C" w:rsidP="00D55E8D">
      <w:pPr>
        <w:pStyle w:val="FootnoteText"/>
        <w:ind w:left="720" w:hanging="720"/>
        <w:rPr>
          <w:sz w:val="24"/>
          <w:szCs w:val="24"/>
          <w:highlight w:val="green"/>
        </w:rPr>
      </w:pPr>
    </w:p>
    <w:p w14:paraId="6DBDEFC2" w14:textId="169CBE77" w:rsidR="005D0162" w:rsidRPr="00014C50" w:rsidRDefault="005D0162" w:rsidP="00D55E8D">
      <w:pPr>
        <w:pStyle w:val="FootnoteText"/>
        <w:ind w:left="720" w:hanging="720"/>
        <w:rPr>
          <w:sz w:val="24"/>
          <w:szCs w:val="24"/>
        </w:rPr>
      </w:pPr>
      <w:r w:rsidRPr="00014C50">
        <w:rPr>
          <w:sz w:val="24"/>
          <w:szCs w:val="24"/>
        </w:rPr>
        <w:t xml:space="preserve">Reich, S. (1967). Piano Phase. On </w:t>
      </w:r>
      <w:r w:rsidRPr="00014C50">
        <w:rPr>
          <w:i/>
          <w:iCs/>
          <w:sz w:val="24"/>
          <w:szCs w:val="24"/>
        </w:rPr>
        <w:t>Early Works</w:t>
      </w:r>
      <w:r w:rsidRPr="00014C50">
        <w:rPr>
          <w:sz w:val="24"/>
          <w:szCs w:val="24"/>
        </w:rPr>
        <w:t xml:space="preserve"> [CD]. </w:t>
      </w:r>
      <w:r w:rsidR="009E1838" w:rsidRPr="00014C50">
        <w:rPr>
          <w:sz w:val="24"/>
          <w:szCs w:val="24"/>
        </w:rPr>
        <w:t xml:space="preserve">New York, NY: </w:t>
      </w:r>
      <w:r w:rsidRPr="00014C50">
        <w:rPr>
          <w:sz w:val="24"/>
          <w:szCs w:val="24"/>
        </w:rPr>
        <w:t>Elektra Nonesuch. (1987)</w:t>
      </w:r>
    </w:p>
    <w:p w14:paraId="02F964FB" w14:textId="77777777" w:rsidR="00EB295F" w:rsidRPr="00014C50" w:rsidRDefault="00EB295F" w:rsidP="00D55E8D">
      <w:pPr>
        <w:pStyle w:val="FootnoteText"/>
        <w:ind w:left="720" w:hanging="720"/>
        <w:rPr>
          <w:sz w:val="24"/>
          <w:szCs w:val="24"/>
        </w:rPr>
      </w:pPr>
    </w:p>
    <w:p w14:paraId="70AF9B66" w14:textId="6CA56BA1" w:rsidR="00780E32" w:rsidRPr="00014C50" w:rsidRDefault="00780E32" w:rsidP="00D55E8D">
      <w:pPr>
        <w:ind w:left="720" w:hanging="720"/>
        <w:rPr>
          <w:rFonts w:ascii="Arial" w:hAnsi="Arial" w:cs="Arial"/>
        </w:rPr>
      </w:pPr>
      <w:r w:rsidRPr="00014C50">
        <w:rPr>
          <w:rFonts w:ascii="Arial" w:hAnsi="Arial" w:cs="Arial"/>
          <w:color w:val="000000"/>
          <w:shd w:val="clear" w:color="auto" w:fill="FFFFFF"/>
        </w:rPr>
        <w:t>Reynolds, S. (1998).</w:t>
      </w:r>
      <w:r w:rsidRPr="00014C50">
        <w:rPr>
          <w:rStyle w:val="apple-converted-space"/>
          <w:rFonts w:ascii="Arial" w:hAnsi="Arial" w:cs="Arial"/>
          <w:color w:val="000000"/>
          <w:shd w:val="clear" w:color="auto" w:fill="FFFFFF"/>
        </w:rPr>
        <w:t> </w:t>
      </w:r>
      <w:r w:rsidRPr="00014C50">
        <w:rPr>
          <w:rFonts w:ascii="Arial" w:hAnsi="Arial" w:cs="Arial"/>
          <w:i/>
          <w:iCs/>
          <w:color w:val="000000"/>
        </w:rPr>
        <w:t>Generation ecstasy</w:t>
      </w:r>
      <w:r w:rsidRPr="00014C50">
        <w:rPr>
          <w:rFonts w:ascii="Arial" w:hAnsi="Arial" w:cs="Arial"/>
          <w:color w:val="000000"/>
          <w:shd w:val="clear" w:color="auto" w:fill="FFFFFF"/>
        </w:rPr>
        <w:t>. Boston</w:t>
      </w:r>
      <w:r w:rsidR="00CE446A" w:rsidRPr="00014C50">
        <w:rPr>
          <w:rFonts w:ascii="Arial" w:hAnsi="Arial" w:cs="Arial"/>
          <w:color w:val="000000"/>
          <w:shd w:val="clear" w:color="auto" w:fill="FFFFFF"/>
        </w:rPr>
        <w:t>, MA</w:t>
      </w:r>
      <w:r w:rsidRPr="00014C50">
        <w:rPr>
          <w:rFonts w:ascii="Arial" w:hAnsi="Arial" w:cs="Arial"/>
          <w:color w:val="000000"/>
          <w:shd w:val="clear" w:color="auto" w:fill="FFFFFF"/>
        </w:rPr>
        <w:t>: Little, Brown and Company.</w:t>
      </w:r>
    </w:p>
    <w:p w14:paraId="33134387" w14:textId="092D2F7A" w:rsidR="00B07F6B" w:rsidRPr="00014C50" w:rsidRDefault="00B07F6B" w:rsidP="00D55E8D">
      <w:pPr>
        <w:pStyle w:val="FootnoteText"/>
        <w:ind w:left="720" w:hanging="720"/>
        <w:rPr>
          <w:sz w:val="24"/>
          <w:szCs w:val="24"/>
        </w:rPr>
      </w:pPr>
    </w:p>
    <w:p w14:paraId="1CC9BD58" w14:textId="7FCE7719" w:rsidR="00BF6099" w:rsidRPr="00014C50" w:rsidRDefault="00BF6099" w:rsidP="00D55E8D">
      <w:pPr>
        <w:ind w:left="720" w:hanging="720"/>
        <w:rPr>
          <w:rFonts w:ascii="Arial" w:hAnsi="Arial" w:cs="Arial"/>
        </w:rPr>
      </w:pPr>
      <w:r w:rsidRPr="00014C50">
        <w:rPr>
          <w:rFonts w:ascii="Arial" w:hAnsi="Arial" w:cs="Arial"/>
          <w:color w:val="000000"/>
          <w:shd w:val="clear" w:color="auto" w:fill="FFFFFF"/>
        </w:rPr>
        <w:t>Rietveld, H. (2011). Disco’s Revenge: House Music’s Nomadic Memory.</w:t>
      </w:r>
      <w:r w:rsidRPr="00014C50">
        <w:rPr>
          <w:rStyle w:val="apple-converted-space"/>
          <w:rFonts w:ascii="Arial" w:hAnsi="Arial" w:cs="Arial"/>
          <w:color w:val="000000"/>
          <w:shd w:val="clear" w:color="auto" w:fill="FFFFFF"/>
        </w:rPr>
        <w:t> </w:t>
      </w:r>
      <w:proofErr w:type="spellStart"/>
      <w:r w:rsidRPr="00014C50">
        <w:rPr>
          <w:rFonts w:ascii="Arial" w:hAnsi="Arial" w:cs="Arial"/>
          <w:i/>
          <w:iCs/>
          <w:color w:val="000000"/>
        </w:rPr>
        <w:t>Dancecult</w:t>
      </w:r>
      <w:proofErr w:type="spellEnd"/>
      <w:r w:rsidRPr="00014C50">
        <w:rPr>
          <w:rFonts w:ascii="Arial" w:hAnsi="Arial" w:cs="Arial"/>
          <w:color w:val="000000"/>
          <w:shd w:val="clear" w:color="auto" w:fill="FFFFFF"/>
        </w:rPr>
        <w:t>,</w:t>
      </w:r>
      <w:r w:rsidRPr="00014C50">
        <w:rPr>
          <w:rStyle w:val="apple-converted-space"/>
          <w:rFonts w:ascii="Arial" w:hAnsi="Arial" w:cs="Arial"/>
          <w:color w:val="000000"/>
          <w:shd w:val="clear" w:color="auto" w:fill="FFFFFF"/>
        </w:rPr>
        <w:t> </w:t>
      </w:r>
      <w:r w:rsidRPr="00014C50">
        <w:rPr>
          <w:rFonts w:ascii="Arial" w:hAnsi="Arial" w:cs="Arial"/>
          <w:i/>
          <w:iCs/>
          <w:color w:val="000000"/>
        </w:rPr>
        <w:t>2</w:t>
      </w:r>
      <w:r w:rsidRPr="00014C50">
        <w:rPr>
          <w:rFonts w:ascii="Arial" w:hAnsi="Arial" w:cs="Arial"/>
          <w:color w:val="000000"/>
          <w:shd w:val="clear" w:color="auto" w:fill="FFFFFF"/>
        </w:rPr>
        <w:t xml:space="preserve">(1), 4-23. </w:t>
      </w:r>
      <w:proofErr w:type="spellStart"/>
      <w:r w:rsidRPr="00014C50">
        <w:rPr>
          <w:rFonts w:ascii="Arial" w:hAnsi="Arial" w:cs="Arial"/>
          <w:color w:val="000000"/>
          <w:shd w:val="clear" w:color="auto" w:fill="FFFFFF"/>
        </w:rPr>
        <w:t>doi</w:t>
      </w:r>
      <w:proofErr w:type="spellEnd"/>
      <w:r w:rsidRPr="00014C50">
        <w:rPr>
          <w:rFonts w:ascii="Arial" w:hAnsi="Arial" w:cs="Arial"/>
          <w:color w:val="000000"/>
          <w:shd w:val="clear" w:color="auto" w:fill="FFFFFF"/>
        </w:rPr>
        <w:t xml:space="preserve">: </w:t>
      </w:r>
      <w:hyperlink r:id="rId38" w:history="1">
        <w:r w:rsidR="0097622E" w:rsidRPr="00014C50">
          <w:rPr>
            <w:rStyle w:val="Hyperlink"/>
            <w:rFonts w:ascii="Arial" w:hAnsi="Arial" w:cs="Arial"/>
            <w:shd w:val="clear" w:color="auto" w:fill="FFFFFF"/>
          </w:rPr>
          <w:t>http://doi.org/10.12801/1947-5403.2011.02.01.01</w:t>
        </w:r>
      </w:hyperlink>
    </w:p>
    <w:p w14:paraId="3744ACEC" w14:textId="2DECBD06" w:rsidR="00885B84" w:rsidRPr="00014C50" w:rsidRDefault="00885B84" w:rsidP="00D55E8D">
      <w:pPr>
        <w:pStyle w:val="FootnoteText"/>
        <w:ind w:left="720" w:hanging="720"/>
        <w:rPr>
          <w:sz w:val="24"/>
          <w:szCs w:val="24"/>
        </w:rPr>
      </w:pPr>
    </w:p>
    <w:p w14:paraId="7ACE55C3" w14:textId="2EBBE861" w:rsidR="00CA698E" w:rsidRPr="00014C50" w:rsidRDefault="00CA698E" w:rsidP="00D55E8D">
      <w:pPr>
        <w:ind w:left="720" w:hanging="720"/>
        <w:rPr>
          <w:rFonts w:ascii="Arial" w:hAnsi="Arial" w:cs="Arial"/>
        </w:rPr>
      </w:pPr>
      <w:r w:rsidRPr="00014C50">
        <w:rPr>
          <w:rFonts w:ascii="Arial" w:hAnsi="Arial" w:cs="Arial"/>
          <w:color w:val="000000"/>
          <w:shd w:val="clear" w:color="auto" w:fill="FFFFFF"/>
        </w:rPr>
        <w:t xml:space="preserve">RMX-1000 Professional DJ effector &amp; sampler (black) - Pioneer DJ. Retrieved 20 October 2021, from </w:t>
      </w:r>
      <w:hyperlink r:id="rId39" w:history="1">
        <w:r w:rsidRPr="00014C50">
          <w:rPr>
            <w:rStyle w:val="Hyperlink"/>
            <w:rFonts w:ascii="Arial" w:hAnsi="Arial" w:cs="Arial"/>
            <w:shd w:val="clear" w:color="auto" w:fill="FFFFFF"/>
          </w:rPr>
          <w:t>https://www.pioneerdj.com/en-au/product/effector/rmx-1000/black/overview/</w:t>
        </w:r>
      </w:hyperlink>
    </w:p>
    <w:p w14:paraId="6E1C5BC1" w14:textId="7988C725" w:rsidR="00CA698E" w:rsidRPr="00014C50" w:rsidRDefault="00CA698E" w:rsidP="00D55E8D">
      <w:pPr>
        <w:pStyle w:val="FootnoteText"/>
        <w:ind w:left="720" w:hanging="720"/>
        <w:rPr>
          <w:sz w:val="24"/>
          <w:szCs w:val="24"/>
        </w:rPr>
      </w:pPr>
    </w:p>
    <w:p w14:paraId="3348B63E" w14:textId="2A29C42D" w:rsidR="00972CF8" w:rsidRPr="00014C50" w:rsidRDefault="00972CF8" w:rsidP="00972CF8">
      <w:pPr>
        <w:pStyle w:val="FootnoteText"/>
        <w:ind w:left="720" w:hanging="720"/>
        <w:rPr>
          <w:sz w:val="24"/>
          <w:szCs w:val="24"/>
        </w:rPr>
      </w:pPr>
      <w:r w:rsidRPr="00014C50">
        <w:rPr>
          <w:sz w:val="24"/>
          <w:szCs w:val="24"/>
        </w:rPr>
        <w:t xml:space="preserve">Saturday Night Live. (2014, May 18). </w:t>
      </w:r>
      <w:r w:rsidRPr="00014C50">
        <w:rPr>
          <w:i/>
          <w:iCs/>
          <w:sz w:val="24"/>
          <w:szCs w:val="24"/>
        </w:rPr>
        <w:t xml:space="preserve">When Will </w:t>
      </w:r>
      <w:proofErr w:type="gramStart"/>
      <w:r w:rsidRPr="00014C50">
        <w:rPr>
          <w:i/>
          <w:iCs/>
          <w:sz w:val="24"/>
          <w:szCs w:val="24"/>
        </w:rPr>
        <w:t>The</w:t>
      </w:r>
      <w:proofErr w:type="gramEnd"/>
      <w:r w:rsidRPr="00014C50">
        <w:rPr>
          <w:i/>
          <w:iCs/>
          <w:sz w:val="24"/>
          <w:szCs w:val="24"/>
        </w:rPr>
        <w:t xml:space="preserve"> Bass Drop</w:t>
      </w:r>
      <w:r w:rsidRPr="00014C50">
        <w:rPr>
          <w:sz w:val="24"/>
          <w:szCs w:val="24"/>
        </w:rPr>
        <w:t xml:space="preserve"> [Video file]. Retrieved from </w:t>
      </w:r>
      <w:hyperlink r:id="rId40" w:history="1">
        <w:r w:rsidRPr="00014C50">
          <w:rPr>
            <w:rStyle w:val="Hyperlink"/>
            <w:sz w:val="24"/>
            <w:szCs w:val="24"/>
          </w:rPr>
          <w:t>https://www.youtube.com/watch?v=XCawU6BE8P8</w:t>
        </w:r>
      </w:hyperlink>
      <w:r w:rsidRPr="00014C50">
        <w:rPr>
          <w:sz w:val="24"/>
          <w:szCs w:val="24"/>
        </w:rPr>
        <w:t xml:space="preserve">  </w:t>
      </w:r>
    </w:p>
    <w:p w14:paraId="0B66572A" w14:textId="77777777" w:rsidR="00AE0DED" w:rsidRPr="00014C50" w:rsidRDefault="00AE0DED" w:rsidP="003100A2">
      <w:pPr>
        <w:pStyle w:val="FootnoteText"/>
        <w:rPr>
          <w:sz w:val="24"/>
          <w:szCs w:val="24"/>
        </w:rPr>
      </w:pPr>
    </w:p>
    <w:p w14:paraId="503131F8" w14:textId="021FF555" w:rsidR="003774A9" w:rsidRPr="00014C50" w:rsidRDefault="003774A9" w:rsidP="00D55E8D">
      <w:pPr>
        <w:ind w:left="720" w:hanging="720"/>
        <w:rPr>
          <w:rFonts w:ascii="Arial" w:hAnsi="Arial" w:cs="Arial"/>
        </w:rPr>
      </w:pPr>
      <w:proofErr w:type="spellStart"/>
      <w:r w:rsidRPr="00014C50">
        <w:rPr>
          <w:rFonts w:ascii="Arial" w:hAnsi="Arial" w:cs="Arial"/>
          <w:color w:val="000000"/>
          <w:shd w:val="clear" w:color="auto" w:fill="FFFFFF"/>
        </w:rPr>
        <w:t>Scasascia</w:t>
      </w:r>
      <w:proofErr w:type="spellEnd"/>
      <w:r w:rsidRPr="00014C50">
        <w:rPr>
          <w:rFonts w:ascii="Arial" w:hAnsi="Arial" w:cs="Arial"/>
          <w:color w:val="000000"/>
          <w:shd w:val="clear" w:color="auto" w:fill="FFFFFF"/>
        </w:rPr>
        <w:t>, R. (2005). </w:t>
      </w:r>
      <w:r w:rsidRPr="00014C50">
        <w:rPr>
          <w:rFonts w:ascii="Arial" w:hAnsi="Arial" w:cs="Arial"/>
          <w:i/>
          <w:iCs/>
          <w:color w:val="000000"/>
        </w:rPr>
        <w:t>No Matter Whether</w:t>
      </w:r>
      <w:r w:rsidRPr="00014C50">
        <w:rPr>
          <w:rFonts w:ascii="Arial" w:hAnsi="Arial" w:cs="Arial"/>
          <w:color w:val="000000"/>
          <w:shd w:val="clear" w:color="auto" w:fill="FFFFFF"/>
        </w:rPr>
        <w:t> [12inch vinyl].</w:t>
      </w:r>
      <w:r w:rsidR="004929EB" w:rsidRPr="00014C50">
        <w:rPr>
          <w:rFonts w:ascii="Arial" w:hAnsi="Arial" w:cs="Arial"/>
          <w:color w:val="000000"/>
          <w:shd w:val="clear" w:color="auto" w:fill="FFFFFF"/>
        </w:rPr>
        <w:t xml:space="preserve"> London:</w:t>
      </w:r>
      <w:r w:rsidRPr="00014C50">
        <w:rPr>
          <w:rFonts w:ascii="Arial" w:hAnsi="Arial" w:cs="Arial"/>
          <w:color w:val="000000"/>
          <w:shd w:val="clear" w:color="auto" w:fill="FFFFFF"/>
        </w:rPr>
        <w:t xml:space="preserve"> Dreck Records.</w:t>
      </w:r>
    </w:p>
    <w:p w14:paraId="7C8FB7A5" w14:textId="64736CC6" w:rsidR="003774A9" w:rsidRDefault="003774A9" w:rsidP="00D55E8D">
      <w:pPr>
        <w:pStyle w:val="FootnoteText"/>
        <w:ind w:left="720" w:hanging="720"/>
        <w:rPr>
          <w:sz w:val="24"/>
          <w:szCs w:val="24"/>
        </w:rPr>
      </w:pPr>
    </w:p>
    <w:p w14:paraId="40B4B6A0" w14:textId="08A1F0CD" w:rsidR="000E78AB" w:rsidRPr="000E78AB" w:rsidRDefault="000E78AB" w:rsidP="000E78AB">
      <w:pPr>
        <w:shd w:val="clear" w:color="auto" w:fill="FFFFFF"/>
        <w:ind w:left="720" w:hanging="720"/>
        <w:rPr>
          <w:rFonts w:ascii="Arial" w:hAnsi="Arial" w:cs="Arial"/>
          <w:color w:val="000000"/>
        </w:rPr>
      </w:pPr>
      <w:r w:rsidRPr="000E78AB">
        <w:rPr>
          <w:rFonts w:ascii="Arial" w:hAnsi="Arial" w:cs="Arial"/>
          <w:color w:val="000000"/>
        </w:rPr>
        <w:lastRenderedPageBreak/>
        <w:t>Schaeffer, P. (</w:t>
      </w:r>
      <w:r w:rsidR="00533ED3">
        <w:rPr>
          <w:rFonts w:ascii="Arial" w:hAnsi="Arial" w:cs="Arial"/>
          <w:color w:val="000000"/>
        </w:rPr>
        <w:t>2012</w:t>
      </w:r>
      <w:r w:rsidRPr="000E78AB">
        <w:rPr>
          <w:rFonts w:ascii="Arial" w:hAnsi="Arial" w:cs="Arial"/>
          <w:color w:val="000000"/>
        </w:rPr>
        <w:t>). </w:t>
      </w:r>
      <w:r w:rsidRPr="000E78AB">
        <w:rPr>
          <w:rFonts w:ascii="Arial" w:hAnsi="Arial" w:cs="Arial"/>
          <w:i/>
          <w:iCs/>
          <w:color w:val="000000"/>
        </w:rPr>
        <w:t>In Search of a Concrete Music</w:t>
      </w:r>
      <w:r w:rsidRPr="000E78AB">
        <w:rPr>
          <w:rFonts w:ascii="Arial" w:hAnsi="Arial" w:cs="Arial"/>
          <w:color w:val="000000"/>
        </w:rPr>
        <w:t xml:space="preserve"> (C. North &amp; J. </w:t>
      </w:r>
      <w:proofErr w:type="spellStart"/>
      <w:r w:rsidRPr="000E78AB">
        <w:rPr>
          <w:rFonts w:ascii="Arial" w:hAnsi="Arial" w:cs="Arial"/>
          <w:color w:val="000000"/>
        </w:rPr>
        <w:t>Dack</w:t>
      </w:r>
      <w:proofErr w:type="spellEnd"/>
      <w:r w:rsidRPr="000E78AB">
        <w:rPr>
          <w:rFonts w:ascii="Arial" w:hAnsi="Arial" w:cs="Arial"/>
          <w:color w:val="000000"/>
        </w:rPr>
        <w:t xml:space="preserve">, Trans.). Berkeley: University of California Press. (Original work published </w:t>
      </w:r>
      <w:r w:rsidR="00533ED3">
        <w:rPr>
          <w:rFonts w:ascii="Arial" w:hAnsi="Arial" w:cs="Arial"/>
          <w:color w:val="000000"/>
        </w:rPr>
        <w:t>1952</w:t>
      </w:r>
      <w:r w:rsidRPr="000E78AB">
        <w:rPr>
          <w:rFonts w:ascii="Arial" w:hAnsi="Arial" w:cs="Arial"/>
          <w:color w:val="000000"/>
        </w:rPr>
        <w:t>)</w:t>
      </w:r>
    </w:p>
    <w:p w14:paraId="3B20CE5B" w14:textId="6CE97481" w:rsidR="000E78AB" w:rsidRPr="00014C50" w:rsidRDefault="000E78AB" w:rsidP="000E78AB">
      <w:r w:rsidRPr="000E78AB">
        <w:rPr>
          <w:color w:val="000000"/>
          <w:shd w:val="clear" w:color="auto" w:fill="FFFFFF"/>
        </w:rPr>
        <w:t>‌</w:t>
      </w:r>
    </w:p>
    <w:p w14:paraId="20EF2DE7" w14:textId="09B11296" w:rsidR="001222FE" w:rsidRPr="00014C50" w:rsidRDefault="001222FE" w:rsidP="00D55E8D">
      <w:pPr>
        <w:ind w:left="720" w:hanging="720"/>
        <w:rPr>
          <w:rFonts w:ascii="Arial" w:hAnsi="Arial" w:cs="Arial"/>
        </w:rPr>
      </w:pPr>
      <w:r w:rsidRPr="00014C50">
        <w:rPr>
          <w:rFonts w:ascii="Arial" w:hAnsi="Arial" w:cs="Arial"/>
          <w:color w:val="000000"/>
          <w:shd w:val="clear" w:color="auto" w:fill="FFFFFF"/>
        </w:rPr>
        <w:t>Shapiro, P. (2005).</w:t>
      </w:r>
      <w:r w:rsidRPr="00014C50">
        <w:rPr>
          <w:rStyle w:val="apple-converted-space"/>
          <w:rFonts w:ascii="Arial" w:hAnsi="Arial" w:cs="Arial"/>
          <w:color w:val="000000"/>
          <w:shd w:val="clear" w:color="auto" w:fill="FFFFFF"/>
        </w:rPr>
        <w:t> </w:t>
      </w:r>
      <w:r w:rsidRPr="00014C50">
        <w:rPr>
          <w:rFonts w:ascii="Arial" w:hAnsi="Arial" w:cs="Arial"/>
          <w:i/>
          <w:iCs/>
          <w:color w:val="000000"/>
        </w:rPr>
        <w:t>Turn The Beat Around: The Secret History of Disco</w:t>
      </w:r>
      <w:r w:rsidRPr="00014C50">
        <w:rPr>
          <w:rFonts w:ascii="Arial" w:hAnsi="Arial" w:cs="Arial"/>
          <w:color w:val="000000"/>
          <w:shd w:val="clear" w:color="auto" w:fill="FFFFFF"/>
        </w:rPr>
        <w:t>. New York</w:t>
      </w:r>
      <w:r w:rsidR="00CE446A" w:rsidRPr="00014C50">
        <w:rPr>
          <w:rFonts w:ascii="Arial" w:hAnsi="Arial" w:cs="Arial"/>
          <w:color w:val="000000"/>
          <w:shd w:val="clear" w:color="auto" w:fill="FFFFFF"/>
        </w:rPr>
        <w:t>, NY</w:t>
      </w:r>
      <w:r w:rsidRPr="00014C50">
        <w:rPr>
          <w:rFonts w:ascii="Arial" w:hAnsi="Arial" w:cs="Arial"/>
          <w:color w:val="000000"/>
          <w:shd w:val="clear" w:color="auto" w:fill="FFFFFF"/>
        </w:rPr>
        <w:t>: Faber and Faber.</w:t>
      </w:r>
    </w:p>
    <w:p w14:paraId="49D0EBC5" w14:textId="09A8C4BD" w:rsidR="00091054" w:rsidRPr="00014C50" w:rsidRDefault="00091054" w:rsidP="00D55E8D">
      <w:pPr>
        <w:pStyle w:val="FootnoteText"/>
        <w:ind w:left="720" w:hanging="720"/>
        <w:rPr>
          <w:sz w:val="24"/>
          <w:szCs w:val="24"/>
        </w:rPr>
      </w:pPr>
    </w:p>
    <w:p w14:paraId="224487AC" w14:textId="79CE9319" w:rsidR="00985F28" w:rsidRPr="00014C50" w:rsidRDefault="00985F28" w:rsidP="00D55E8D">
      <w:pPr>
        <w:ind w:left="720" w:hanging="720"/>
        <w:rPr>
          <w:rFonts w:ascii="Arial" w:hAnsi="Arial" w:cs="Arial"/>
        </w:rPr>
      </w:pPr>
      <w:proofErr w:type="spellStart"/>
      <w:r w:rsidRPr="00014C50">
        <w:rPr>
          <w:rFonts w:ascii="Arial" w:hAnsi="Arial" w:cs="Arial"/>
          <w:color w:val="000000"/>
          <w:shd w:val="clear" w:color="auto" w:fill="FFFFFF"/>
        </w:rPr>
        <w:t>Tingen</w:t>
      </w:r>
      <w:proofErr w:type="spellEnd"/>
      <w:r w:rsidRPr="00014C50">
        <w:rPr>
          <w:rFonts w:ascii="Arial" w:hAnsi="Arial" w:cs="Arial"/>
          <w:color w:val="000000"/>
          <w:shd w:val="clear" w:color="auto" w:fill="FFFFFF"/>
        </w:rPr>
        <w:t xml:space="preserve">, P. (2017). Inside Track: </w:t>
      </w:r>
      <w:proofErr w:type="spellStart"/>
      <w:r w:rsidRPr="00014C50">
        <w:rPr>
          <w:rFonts w:ascii="Arial" w:hAnsi="Arial" w:cs="Arial"/>
          <w:color w:val="000000"/>
          <w:shd w:val="clear" w:color="auto" w:fill="FFFFFF"/>
        </w:rPr>
        <w:t>Sgt.</w:t>
      </w:r>
      <w:proofErr w:type="spellEnd"/>
      <w:r w:rsidRPr="00014C50">
        <w:rPr>
          <w:rFonts w:ascii="Arial" w:hAnsi="Arial" w:cs="Arial"/>
          <w:color w:val="000000"/>
          <w:shd w:val="clear" w:color="auto" w:fill="FFFFFF"/>
        </w:rPr>
        <w:t xml:space="preserve"> Pepper’s Lonely Hearts Club Band. Retrieved 20 October 2021, from </w:t>
      </w:r>
      <w:hyperlink r:id="rId41" w:history="1">
        <w:r w:rsidR="0097622E" w:rsidRPr="00014C50">
          <w:rPr>
            <w:rStyle w:val="Hyperlink"/>
            <w:rFonts w:ascii="Arial" w:hAnsi="Arial" w:cs="Arial"/>
            <w:shd w:val="clear" w:color="auto" w:fill="FFFFFF"/>
          </w:rPr>
          <w:t>https://www.soundonsound.com/techniques/inside-track-sgt-peppers-lonely-hearts-club-band</w:t>
        </w:r>
      </w:hyperlink>
    </w:p>
    <w:p w14:paraId="2BB9DA0C" w14:textId="77777777" w:rsidR="00D46722" w:rsidRPr="00014C50" w:rsidRDefault="00D46722" w:rsidP="00D55E8D">
      <w:pPr>
        <w:pStyle w:val="FootnoteText"/>
        <w:ind w:left="720" w:hanging="720"/>
        <w:rPr>
          <w:sz w:val="24"/>
          <w:szCs w:val="24"/>
        </w:rPr>
      </w:pPr>
    </w:p>
    <w:p w14:paraId="7A0F1439" w14:textId="0A1DDDED" w:rsidR="00905527" w:rsidRPr="00014C50" w:rsidRDefault="00905527" w:rsidP="00D55E8D">
      <w:pPr>
        <w:pStyle w:val="FootnoteText"/>
        <w:ind w:left="720" w:hanging="720"/>
        <w:rPr>
          <w:sz w:val="24"/>
          <w:szCs w:val="24"/>
        </w:rPr>
      </w:pPr>
      <w:r w:rsidRPr="00014C50">
        <w:rPr>
          <w:sz w:val="24"/>
          <w:szCs w:val="24"/>
        </w:rPr>
        <w:t xml:space="preserve">van Veen, T. C. and </w:t>
      </w:r>
      <w:proofErr w:type="spellStart"/>
      <w:r w:rsidRPr="00014C50">
        <w:rPr>
          <w:sz w:val="24"/>
          <w:szCs w:val="24"/>
        </w:rPr>
        <w:t>Attias</w:t>
      </w:r>
      <w:proofErr w:type="spellEnd"/>
      <w:r w:rsidR="00BE4570" w:rsidRPr="00014C50">
        <w:rPr>
          <w:sz w:val="24"/>
          <w:szCs w:val="24"/>
        </w:rPr>
        <w:t>, B. A</w:t>
      </w:r>
      <w:r w:rsidRPr="00014C50">
        <w:rPr>
          <w:sz w:val="24"/>
          <w:szCs w:val="24"/>
        </w:rPr>
        <w:t xml:space="preserve">. </w:t>
      </w:r>
      <w:r w:rsidR="00BE4570" w:rsidRPr="00014C50">
        <w:rPr>
          <w:sz w:val="24"/>
          <w:szCs w:val="24"/>
        </w:rPr>
        <w:t>(</w:t>
      </w:r>
      <w:r w:rsidRPr="00014C50">
        <w:rPr>
          <w:sz w:val="24"/>
          <w:szCs w:val="24"/>
        </w:rPr>
        <w:t>2011</w:t>
      </w:r>
      <w:r w:rsidR="00BE4570" w:rsidRPr="00014C50">
        <w:rPr>
          <w:sz w:val="24"/>
          <w:szCs w:val="24"/>
        </w:rPr>
        <w:t>)</w:t>
      </w:r>
      <w:r w:rsidRPr="00014C50">
        <w:rPr>
          <w:sz w:val="24"/>
          <w:szCs w:val="24"/>
        </w:rPr>
        <w:t xml:space="preserve">. </w:t>
      </w:r>
      <w:r w:rsidRPr="00014C50">
        <w:rPr>
          <w:color w:val="000000"/>
          <w:sz w:val="24"/>
          <w:szCs w:val="24"/>
          <w:lang w:val="en-GB"/>
        </w:rPr>
        <w:t xml:space="preserve">Off the Record: Turntablism and </w:t>
      </w:r>
      <w:proofErr w:type="spellStart"/>
      <w:r w:rsidRPr="00014C50">
        <w:rPr>
          <w:color w:val="000000"/>
          <w:sz w:val="24"/>
          <w:szCs w:val="24"/>
          <w:lang w:val="en-GB"/>
        </w:rPr>
        <w:t>Controllerism</w:t>
      </w:r>
      <w:proofErr w:type="spellEnd"/>
      <w:r w:rsidRPr="00014C50">
        <w:rPr>
          <w:color w:val="000000"/>
          <w:sz w:val="24"/>
          <w:szCs w:val="24"/>
          <w:lang w:val="en-GB"/>
        </w:rPr>
        <w:t xml:space="preserve"> in the 21st Century, Part 1. </w:t>
      </w:r>
      <w:proofErr w:type="spellStart"/>
      <w:r w:rsidRPr="00014C50">
        <w:rPr>
          <w:i/>
          <w:iCs/>
          <w:sz w:val="24"/>
          <w:szCs w:val="24"/>
        </w:rPr>
        <w:t>Dancecult</w:t>
      </w:r>
      <w:proofErr w:type="spellEnd"/>
      <w:r w:rsidRPr="00014C50">
        <w:rPr>
          <w:i/>
          <w:iCs/>
          <w:sz w:val="24"/>
          <w:szCs w:val="24"/>
        </w:rPr>
        <w:t xml:space="preserve">: </w:t>
      </w:r>
      <w:r w:rsidR="00BE4570" w:rsidRPr="00014C50">
        <w:rPr>
          <w:i/>
          <w:iCs/>
          <w:sz w:val="24"/>
          <w:szCs w:val="24"/>
        </w:rPr>
        <w:t>J</w:t>
      </w:r>
      <w:r w:rsidRPr="00014C50">
        <w:rPr>
          <w:i/>
          <w:iCs/>
          <w:sz w:val="24"/>
          <w:szCs w:val="24"/>
        </w:rPr>
        <w:t xml:space="preserve">ournal of </w:t>
      </w:r>
      <w:r w:rsidR="00BE4570" w:rsidRPr="00014C50">
        <w:rPr>
          <w:i/>
          <w:iCs/>
          <w:sz w:val="24"/>
          <w:szCs w:val="24"/>
        </w:rPr>
        <w:t>E</w:t>
      </w:r>
      <w:r w:rsidRPr="00014C50">
        <w:rPr>
          <w:i/>
          <w:iCs/>
          <w:sz w:val="24"/>
          <w:szCs w:val="24"/>
        </w:rPr>
        <w:t xml:space="preserve">lectronic </w:t>
      </w:r>
      <w:r w:rsidR="00BE4570" w:rsidRPr="00014C50">
        <w:rPr>
          <w:i/>
          <w:iCs/>
          <w:sz w:val="24"/>
          <w:szCs w:val="24"/>
        </w:rPr>
        <w:t>D</w:t>
      </w:r>
      <w:r w:rsidRPr="00014C50">
        <w:rPr>
          <w:i/>
          <w:iCs/>
          <w:sz w:val="24"/>
          <w:szCs w:val="24"/>
        </w:rPr>
        <w:t xml:space="preserve">ance </w:t>
      </w:r>
      <w:r w:rsidR="00BE4570" w:rsidRPr="00014C50">
        <w:rPr>
          <w:i/>
          <w:iCs/>
          <w:sz w:val="24"/>
          <w:szCs w:val="24"/>
        </w:rPr>
        <w:t>M</w:t>
      </w:r>
      <w:r w:rsidRPr="00014C50">
        <w:rPr>
          <w:i/>
          <w:iCs/>
          <w:sz w:val="24"/>
          <w:szCs w:val="24"/>
        </w:rPr>
        <w:t xml:space="preserve">usic </w:t>
      </w:r>
      <w:r w:rsidR="00BE4570" w:rsidRPr="00014C50">
        <w:rPr>
          <w:i/>
          <w:iCs/>
          <w:sz w:val="24"/>
          <w:szCs w:val="24"/>
        </w:rPr>
        <w:t>C</w:t>
      </w:r>
      <w:r w:rsidRPr="00014C50">
        <w:rPr>
          <w:i/>
          <w:iCs/>
          <w:sz w:val="24"/>
          <w:szCs w:val="24"/>
        </w:rPr>
        <w:t>ulture</w:t>
      </w:r>
      <w:r w:rsidR="00BE4570" w:rsidRPr="00014C50">
        <w:rPr>
          <w:i/>
          <w:iCs/>
          <w:sz w:val="24"/>
          <w:szCs w:val="24"/>
        </w:rPr>
        <w:t>,</w:t>
      </w:r>
      <w:r w:rsidRPr="00014C50">
        <w:rPr>
          <w:sz w:val="24"/>
          <w:szCs w:val="24"/>
        </w:rPr>
        <w:t xml:space="preserve"> 3</w:t>
      </w:r>
      <w:r w:rsidR="00BE4570" w:rsidRPr="00014C50">
        <w:rPr>
          <w:sz w:val="24"/>
          <w:szCs w:val="24"/>
        </w:rPr>
        <w:t>(</w:t>
      </w:r>
      <w:r w:rsidRPr="00014C50">
        <w:rPr>
          <w:sz w:val="24"/>
          <w:szCs w:val="24"/>
        </w:rPr>
        <w:t>1</w:t>
      </w:r>
      <w:r w:rsidR="00BE4570" w:rsidRPr="00014C50">
        <w:rPr>
          <w:sz w:val="24"/>
          <w:szCs w:val="24"/>
        </w:rPr>
        <w:t>)</w:t>
      </w:r>
      <w:r w:rsidRPr="00014C50">
        <w:rPr>
          <w:sz w:val="24"/>
          <w:szCs w:val="24"/>
        </w:rPr>
        <w:t>.</w:t>
      </w:r>
      <w:r w:rsidR="00BE4570" w:rsidRPr="00014C50">
        <w:rPr>
          <w:sz w:val="24"/>
          <w:szCs w:val="24"/>
        </w:rPr>
        <w:t xml:space="preserve"> </w:t>
      </w:r>
      <w:hyperlink r:id="rId42" w:history="1">
        <w:r w:rsidR="00BE4570" w:rsidRPr="00014C50">
          <w:rPr>
            <w:rStyle w:val="Hyperlink"/>
            <w:sz w:val="24"/>
            <w:szCs w:val="24"/>
          </w:rPr>
          <w:t>http://dx.doi.org/10.12801/1947-5403.2011.03.01.08</w:t>
        </w:r>
      </w:hyperlink>
    </w:p>
    <w:p w14:paraId="5BCEED81" w14:textId="515BE58E" w:rsidR="006A1AE6" w:rsidRPr="00014C50" w:rsidRDefault="006A1AE6" w:rsidP="00D55E8D">
      <w:pPr>
        <w:pStyle w:val="FootnoteText"/>
        <w:ind w:left="720" w:hanging="720"/>
        <w:rPr>
          <w:sz w:val="24"/>
          <w:szCs w:val="24"/>
        </w:rPr>
      </w:pPr>
    </w:p>
    <w:p w14:paraId="7DAC8387" w14:textId="77777777" w:rsidR="007E0577" w:rsidRPr="00014C50" w:rsidRDefault="007E0577" w:rsidP="00D55E8D">
      <w:pPr>
        <w:ind w:left="720" w:hanging="720"/>
        <w:rPr>
          <w:rFonts w:ascii="Arial" w:hAnsi="Arial" w:cs="Arial"/>
        </w:rPr>
      </w:pPr>
      <w:r w:rsidRPr="00014C50">
        <w:rPr>
          <w:rFonts w:ascii="Arial" w:hAnsi="Arial" w:cs="Arial"/>
          <w:color w:val="000000"/>
          <w:shd w:val="clear" w:color="auto" w:fill="FFFFFF"/>
        </w:rPr>
        <w:t>Veal, M. (2007).</w:t>
      </w:r>
      <w:r w:rsidRPr="00014C50">
        <w:rPr>
          <w:rStyle w:val="apple-converted-space"/>
          <w:rFonts w:ascii="Arial" w:hAnsi="Arial" w:cs="Arial"/>
          <w:color w:val="000000"/>
          <w:shd w:val="clear" w:color="auto" w:fill="FFFFFF"/>
        </w:rPr>
        <w:t> </w:t>
      </w:r>
      <w:r w:rsidRPr="00014C50">
        <w:rPr>
          <w:rFonts w:ascii="Arial" w:hAnsi="Arial" w:cs="Arial"/>
          <w:i/>
          <w:iCs/>
          <w:color w:val="000000"/>
        </w:rPr>
        <w:t>Dub: Soundscapes and Shattered Songs in Jamaican Reggae</w:t>
      </w:r>
      <w:r w:rsidRPr="00014C50">
        <w:rPr>
          <w:rFonts w:ascii="Arial" w:hAnsi="Arial" w:cs="Arial"/>
          <w:color w:val="000000"/>
          <w:shd w:val="clear" w:color="auto" w:fill="FFFFFF"/>
        </w:rPr>
        <w:t>. Middletown, CT: Wesleyan University Press.</w:t>
      </w:r>
    </w:p>
    <w:p w14:paraId="73157A9C" w14:textId="7EC09656" w:rsidR="0031332E" w:rsidRPr="00014C50" w:rsidRDefault="0031332E" w:rsidP="00D55E8D">
      <w:pPr>
        <w:pStyle w:val="FootnoteText"/>
        <w:ind w:left="720" w:hanging="720"/>
        <w:rPr>
          <w:sz w:val="24"/>
          <w:szCs w:val="24"/>
        </w:rPr>
      </w:pPr>
    </w:p>
    <w:p w14:paraId="69FCFAA5" w14:textId="4D843CB8" w:rsidR="00AE30BA" w:rsidRPr="00014C50" w:rsidRDefault="00AE30BA" w:rsidP="00D55E8D">
      <w:pPr>
        <w:ind w:left="720" w:hanging="720"/>
        <w:rPr>
          <w:rFonts w:ascii="Arial" w:hAnsi="Arial" w:cs="Arial"/>
        </w:rPr>
      </w:pPr>
      <w:r w:rsidRPr="00014C50">
        <w:rPr>
          <w:rFonts w:ascii="Arial" w:hAnsi="Arial" w:cs="Arial"/>
          <w:color w:val="000000"/>
          <w:shd w:val="clear" w:color="auto" w:fill="FFFFFF"/>
        </w:rPr>
        <w:t>Whalley, B. (2009).</w:t>
      </w:r>
      <w:r w:rsidRPr="00014C50">
        <w:rPr>
          <w:rStyle w:val="apple-converted-space"/>
          <w:rFonts w:ascii="Arial" w:hAnsi="Arial" w:cs="Arial"/>
          <w:color w:val="000000"/>
          <w:shd w:val="clear" w:color="auto" w:fill="FFFFFF"/>
        </w:rPr>
        <w:t> </w:t>
      </w:r>
      <w:r w:rsidRPr="00014C50">
        <w:rPr>
          <w:rFonts w:ascii="Arial" w:hAnsi="Arial" w:cs="Arial"/>
          <w:i/>
          <w:iCs/>
          <w:color w:val="000000"/>
        </w:rPr>
        <w:t>Synth Britannia</w:t>
      </w:r>
      <w:r w:rsidRPr="00014C50">
        <w:rPr>
          <w:rStyle w:val="apple-converted-space"/>
          <w:rFonts w:ascii="Arial" w:hAnsi="Arial" w:cs="Arial"/>
          <w:color w:val="000000"/>
          <w:shd w:val="clear" w:color="auto" w:fill="FFFFFF"/>
        </w:rPr>
        <w:t> </w:t>
      </w:r>
      <w:r w:rsidRPr="00014C50">
        <w:rPr>
          <w:rFonts w:ascii="Arial" w:hAnsi="Arial" w:cs="Arial"/>
          <w:color w:val="000000"/>
          <w:shd w:val="clear" w:color="auto" w:fill="FFFFFF"/>
        </w:rPr>
        <w:t xml:space="preserve">[Film]. </w:t>
      </w:r>
      <w:r w:rsidR="00AE787D" w:rsidRPr="00014C50">
        <w:rPr>
          <w:rFonts w:ascii="Arial" w:hAnsi="Arial" w:cs="Arial"/>
          <w:color w:val="000000"/>
          <w:shd w:val="clear" w:color="auto" w:fill="FFFFFF"/>
        </w:rPr>
        <w:t>London</w:t>
      </w:r>
      <w:r w:rsidRPr="00014C50">
        <w:rPr>
          <w:rFonts w:ascii="Arial" w:hAnsi="Arial" w:cs="Arial"/>
          <w:color w:val="000000"/>
          <w:shd w:val="clear" w:color="auto" w:fill="FFFFFF"/>
        </w:rPr>
        <w:t>: BBC Four.</w:t>
      </w:r>
    </w:p>
    <w:p w14:paraId="3D5466EA" w14:textId="77777777" w:rsidR="00AE30BA" w:rsidRPr="00014C50" w:rsidRDefault="00AE30BA" w:rsidP="00D55E8D">
      <w:pPr>
        <w:pStyle w:val="FootnoteText"/>
        <w:ind w:left="720" w:hanging="720"/>
        <w:rPr>
          <w:sz w:val="24"/>
          <w:szCs w:val="24"/>
        </w:rPr>
      </w:pPr>
    </w:p>
    <w:p w14:paraId="46E3EE63" w14:textId="04EE1953" w:rsidR="00B74033" w:rsidRPr="00014C50" w:rsidRDefault="00B74033" w:rsidP="00D55E8D">
      <w:pPr>
        <w:pStyle w:val="FootnoteText"/>
        <w:ind w:left="720" w:hanging="720"/>
        <w:rPr>
          <w:sz w:val="24"/>
          <w:szCs w:val="24"/>
        </w:rPr>
      </w:pPr>
      <w:r w:rsidRPr="00014C50">
        <w:rPr>
          <w:sz w:val="24"/>
          <w:szCs w:val="24"/>
        </w:rPr>
        <w:t xml:space="preserve">Zimmerman, J. [Deadmau5] (2012, June 26). Dance DJs are Glorified Button Pushers. </w:t>
      </w:r>
      <w:r w:rsidRPr="00014C50">
        <w:rPr>
          <w:i/>
          <w:iCs/>
          <w:sz w:val="24"/>
          <w:szCs w:val="24"/>
        </w:rPr>
        <w:t>Gizmodo</w:t>
      </w:r>
      <w:r w:rsidRPr="00014C50">
        <w:rPr>
          <w:sz w:val="24"/>
          <w:szCs w:val="24"/>
        </w:rPr>
        <w:t xml:space="preserve">. </w:t>
      </w:r>
      <w:hyperlink r:id="rId43" w:history="1">
        <w:r w:rsidR="00F97342" w:rsidRPr="00014C50">
          <w:rPr>
            <w:rStyle w:val="Hyperlink"/>
            <w:sz w:val="24"/>
            <w:szCs w:val="24"/>
          </w:rPr>
          <w:t>https://www.gizmodo.com.au/2012/06/rant-all-djs-are-glorified-button-pushers/</w:t>
        </w:r>
      </w:hyperlink>
    </w:p>
    <w:p w14:paraId="528F38E4" w14:textId="6EB3FB2C" w:rsidR="00B74033" w:rsidRPr="00014C50" w:rsidRDefault="00B74033" w:rsidP="00D55E8D">
      <w:pPr>
        <w:ind w:left="720" w:hanging="720"/>
        <w:rPr>
          <w:rFonts w:ascii="Arial" w:hAnsi="Arial" w:cs="Arial"/>
        </w:rPr>
      </w:pPr>
    </w:p>
    <w:p w14:paraId="24167215" w14:textId="3D4E46B7" w:rsidR="0097622E" w:rsidRPr="00014C50" w:rsidRDefault="0097622E" w:rsidP="00D55E8D">
      <w:pPr>
        <w:ind w:left="720" w:hanging="720"/>
        <w:rPr>
          <w:rFonts w:ascii="Arial" w:hAnsi="Arial" w:cs="Arial"/>
        </w:rPr>
      </w:pPr>
      <w:proofErr w:type="spellStart"/>
      <w:r w:rsidRPr="00014C50">
        <w:rPr>
          <w:rFonts w:ascii="Arial" w:hAnsi="Arial" w:cs="Arial"/>
          <w:color w:val="000000"/>
          <w:shd w:val="clear" w:color="auto" w:fill="FFFFFF"/>
        </w:rPr>
        <w:t>Zlatopolsky</w:t>
      </w:r>
      <w:proofErr w:type="spellEnd"/>
      <w:r w:rsidRPr="00014C50">
        <w:rPr>
          <w:rFonts w:ascii="Arial" w:hAnsi="Arial" w:cs="Arial"/>
          <w:color w:val="000000"/>
          <w:shd w:val="clear" w:color="auto" w:fill="FFFFFF"/>
        </w:rPr>
        <w:t xml:space="preserve">, A. (2015). Behind the Groove: The Ron Murphy Story. Retrieved 20 October 2021, from </w:t>
      </w:r>
      <w:hyperlink r:id="rId44" w:history="1">
        <w:r w:rsidRPr="00014C50">
          <w:rPr>
            <w:rStyle w:val="Hyperlink"/>
            <w:rFonts w:ascii="Arial" w:hAnsi="Arial" w:cs="Arial"/>
            <w:shd w:val="clear" w:color="auto" w:fill="FFFFFF"/>
          </w:rPr>
          <w:t>https://daily.redbullmusicacademy.com/2015/05/ron-murphy-feature</w:t>
        </w:r>
      </w:hyperlink>
    </w:p>
    <w:p w14:paraId="4BC3679F" w14:textId="226B1E73" w:rsidR="00B74033" w:rsidRPr="00014C50" w:rsidRDefault="00B74033" w:rsidP="00D55E8D">
      <w:pPr>
        <w:ind w:hanging="567"/>
        <w:jc w:val="both"/>
        <w:rPr>
          <w:rFonts w:ascii="Arial" w:hAnsi="Arial" w:cs="Arial"/>
        </w:rPr>
      </w:pPr>
    </w:p>
    <w:p w14:paraId="027BD389" w14:textId="77777777" w:rsidR="00B74033" w:rsidRPr="00014C50" w:rsidRDefault="00B74033" w:rsidP="00D8289F">
      <w:pPr>
        <w:jc w:val="both"/>
        <w:rPr>
          <w:rFonts w:ascii="Arial" w:hAnsi="Arial" w:cs="Arial"/>
        </w:rPr>
      </w:pPr>
    </w:p>
    <w:sectPr w:rsidR="00B74033" w:rsidRPr="00014C50" w:rsidSect="00E13B9D">
      <w:footerReference w:type="even" r:id="rId45"/>
      <w:footerReference w:type="default" r:id="rId4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hn Ferguson" w:date="2022-09-01T13:58:00Z" w:initials="JF">
    <w:p w14:paraId="447C07FA" w14:textId="77777777" w:rsidR="00CF4009" w:rsidRDefault="00CF4009" w:rsidP="002075AB">
      <w:r>
        <w:rPr>
          <w:rStyle w:val="CommentReference"/>
        </w:rPr>
        <w:annotationRef/>
      </w:r>
      <w:r>
        <w:rPr>
          <w:rFonts w:ascii="Arial" w:eastAsiaTheme="minorHAnsi" w:hAnsi="Arial" w:cs="Arial"/>
          <w:sz w:val="20"/>
          <w:szCs w:val="20"/>
          <w:lang w:eastAsia="en-US"/>
        </w:rPr>
        <w:t>I struggle throughout this text with the paragraphing and think that this could be improved to better signpost your intended meaning and indicate the ways in which the ideas presented by your writing are related. I have suggested changes throughout, I certainly wouldn’t want to advocate for the necessity of every single change suggested here (the author is a lot closer to the text than this reviewer and may well perceive some of the relationships differently). However, I do think the text—as a whole—would  benefit from a less fractured and fragmented approach.</w:t>
      </w:r>
    </w:p>
    <w:p w14:paraId="6DE8B8F6" w14:textId="77777777" w:rsidR="00CF4009" w:rsidRDefault="00CF4009" w:rsidP="002075AB"/>
  </w:comment>
  <w:comment w:id="2" w:author="Mike Callander" w:date="2022-09-07T15:35:00Z" w:initials="MC">
    <w:p w14:paraId="483BFFA8" w14:textId="77777777" w:rsidR="00B70713" w:rsidRDefault="008D6B1F" w:rsidP="009F3B10">
      <w:r>
        <w:rPr>
          <w:rStyle w:val="CommentReference"/>
        </w:rPr>
        <w:annotationRef/>
      </w:r>
      <w:r w:rsidR="00B70713">
        <w:rPr>
          <w:rFonts w:ascii="Arial" w:eastAsiaTheme="minorHAnsi" w:hAnsi="Arial" w:cs="Arial"/>
          <w:sz w:val="20"/>
          <w:szCs w:val="20"/>
          <w:lang w:eastAsia="en-US"/>
        </w:rPr>
        <w:t xml:space="preserve">I appreciate your feedback on this, and I agree that paragraphs could be condensed. My old supervisor strongly encouraged this approach, but I’m happy with longer paragraphs. </w:t>
      </w:r>
    </w:p>
  </w:comment>
  <w:comment w:id="3" w:author="Mike Callander" w:date="2022-09-08T09:40:00Z" w:initials="MC">
    <w:p w14:paraId="5B5753AD" w14:textId="77777777" w:rsidR="00B40AAF" w:rsidRDefault="00B40AAF" w:rsidP="00C25402">
      <w:r>
        <w:rPr>
          <w:rStyle w:val="CommentReference"/>
        </w:rPr>
        <w:annotationRef/>
      </w:r>
      <w:r>
        <w:rPr>
          <w:rFonts w:ascii="Arial" w:eastAsiaTheme="minorHAnsi" w:hAnsi="Arial" w:cs="Arial"/>
          <w:sz w:val="20"/>
          <w:szCs w:val="20"/>
          <w:lang w:eastAsia="en-US"/>
        </w:rPr>
        <w:t>Re: Ableton Live as a DJ tool</w:t>
      </w:r>
    </w:p>
  </w:comment>
  <w:comment w:id="4" w:author="John Ferguson" w:date="2022-09-01T14:42:00Z" w:initials="JF">
    <w:p w14:paraId="4CD952CE" w14:textId="2E6DA0DD" w:rsidR="007A6876" w:rsidRDefault="007A6876" w:rsidP="0072653B">
      <w:r>
        <w:rPr>
          <w:rStyle w:val="CommentReference"/>
        </w:rPr>
        <w:annotationRef/>
      </w:r>
      <w:r>
        <w:rPr>
          <w:rFonts w:ascii="Arial" w:eastAsiaTheme="minorHAnsi" w:hAnsi="Arial" w:cs="Arial"/>
          <w:sz w:val="20"/>
          <w:szCs w:val="20"/>
          <w:lang w:eastAsia="en-US"/>
        </w:rPr>
        <w:t xml:space="preserve">Nice quote and it’s probably useful in an ACMC context to point to something Australian. </w:t>
      </w:r>
    </w:p>
  </w:comment>
  <w:comment w:id="5" w:author="John Ferguson" w:date="2022-09-01T14:51:00Z" w:initials="JF">
    <w:p w14:paraId="2B053A5C" w14:textId="77777777" w:rsidR="00130EDA" w:rsidRDefault="00130EDA" w:rsidP="00130EDA">
      <w:r>
        <w:rPr>
          <w:rStyle w:val="CommentReference"/>
        </w:rPr>
        <w:annotationRef/>
      </w:r>
      <w:r>
        <w:rPr>
          <w:rFonts w:ascii="Arial" w:eastAsiaTheme="minorHAnsi" w:hAnsi="Arial" w:cs="Arial"/>
          <w:sz w:val="20"/>
          <w:szCs w:val="20"/>
          <w:lang w:eastAsia="en-US"/>
        </w:rPr>
        <w:t>I think you need to be more specific here about what you mean</w:t>
      </w:r>
    </w:p>
  </w:comment>
  <w:comment w:id="6" w:author="Mike Callander" w:date="2022-09-07T14:46:00Z" w:initials="MC">
    <w:p w14:paraId="029CB856" w14:textId="77777777" w:rsidR="00130EDA" w:rsidRDefault="00130EDA" w:rsidP="00130EDA">
      <w:r>
        <w:rPr>
          <w:rStyle w:val="CommentReference"/>
        </w:rPr>
        <w:annotationRef/>
      </w:r>
      <w:r>
        <w:rPr>
          <w:rFonts w:ascii="Arial" w:eastAsiaTheme="minorHAnsi" w:hAnsi="Arial" w:cs="Arial"/>
          <w:sz w:val="20"/>
          <w:szCs w:val="20"/>
          <w:lang w:eastAsia="en-US"/>
        </w:rPr>
        <w:t>I think/hope the above changes have clarified this.</w:t>
      </w:r>
    </w:p>
  </w:comment>
  <w:comment w:id="7" w:author="John Ferguson" w:date="2022-09-01T15:22:00Z" w:initials="JF">
    <w:p w14:paraId="29420B8D" w14:textId="77777777" w:rsidR="006C5427" w:rsidRDefault="006C5427" w:rsidP="00C55550">
      <w:r>
        <w:rPr>
          <w:rStyle w:val="CommentReference"/>
        </w:rPr>
        <w:annotationRef/>
      </w:r>
      <w:r>
        <w:rPr>
          <w:rFonts w:ascii="Arial" w:eastAsiaTheme="minorHAnsi" w:hAnsi="Arial" w:cs="Arial"/>
          <w:sz w:val="20"/>
          <w:szCs w:val="20"/>
          <w:lang w:eastAsia="en-US"/>
        </w:rPr>
        <w:t>Is there more to say here i.e. performance/physical gesture, improvisatory practice, in-the-moment actions, mcro-timing? I just feel that “manual assembly” is a little too reductive and limited an end to this section.</w:t>
      </w:r>
    </w:p>
  </w:comment>
  <w:comment w:id="8" w:author="Mike Callander" w:date="2022-09-08T09:54:00Z" w:initials="MC">
    <w:p w14:paraId="0848528B" w14:textId="77777777" w:rsidR="00DA0B17" w:rsidRDefault="00DA0B17" w:rsidP="00DB691F">
      <w:r>
        <w:rPr>
          <w:rStyle w:val="CommentReference"/>
        </w:rPr>
        <w:annotationRef/>
      </w:r>
      <w:r>
        <w:rPr>
          <w:rFonts w:ascii="Arial" w:eastAsiaTheme="minorHAnsi" w:hAnsi="Arial" w:cs="Arial"/>
          <w:sz w:val="20"/>
          <w:szCs w:val="20"/>
          <w:lang w:eastAsia="en-US"/>
        </w:rPr>
        <w:t xml:space="preserve">Have updated, thank you. </w:t>
      </w:r>
    </w:p>
  </w:comment>
  <w:comment w:id="12" w:author="John Ferguson" w:date="2022-09-01T15:32:00Z" w:initials="JF">
    <w:p w14:paraId="031BFAFA" w14:textId="2FB84E08" w:rsidR="00A41B81" w:rsidRDefault="00A41B81" w:rsidP="00664812">
      <w:r>
        <w:rPr>
          <w:rStyle w:val="CommentReference"/>
        </w:rPr>
        <w:annotationRef/>
      </w:r>
      <w:r>
        <w:rPr>
          <w:rFonts w:ascii="Arial" w:eastAsiaTheme="minorHAnsi" w:hAnsi="Arial" w:cs="Arial"/>
          <w:sz w:val="20"/>
          <w:szCs w:val="20"/>
          <w:lang w:eastAsia="en-US"/>
        </w:rPr>
        <w:t>Sure, but this sounds like electronic music / live production to me - why stick with the DJ nomenclature.</w:t>
      </w:r>
    </w:p>
  </w:comment>
  <w:comment w:id="13" w:author="John Ferguson" w:date="2022-09-01T15:55:00Z" w:initials="JF">
    <w:p w14:paraId="0E8BF7A9" w14:textId="77777777" w:rsidR="00D8333F" w:rsidRDefault="00D8333F" w:rsidP="00D8333F">
      <w:r>
        <w:rPr>
          <w:rStyle w:val="CommentReference"/>
        </w:rPr>
        <w:annotationRef/>
      </w:r>
      <w:r>
        <w:rPr>
          <w:rFonts w:ascii="Arial" w:eastAsiaTheme="minorHAnsi" w:hAnsi="Arial" w:cs="Arial"/>
          <w:sz w:val="20"/>
          <w:szCs w:val="20"/>
          <w:lang w:eastAsia="en-US"/>
        </w:rPr>
        <w:t>Is this really an argument that you want to make / claim? If it is then I think you need to better articulate why virtuosity remains a relevant term in contemporary  practice earlier in the paper (I don’t dispute the expertise of the practices under discussion and the Jeff Mills stuff is easily compatible with historical expectations of virtuosity, but is the term useful in digitally mediated practice…..)?</w:t>
      </w:r>
    </w:p>
  </w:comment>
  <w:comment w:id="14" w:author="Mike Callander" w:date="2022-09-07T15:32:00Z" w:initials="MC">
    <w:p w14:paraId="2AA8C013" w14:textId="77777777" w:rsidR="00D8333F" w:rsidRDefault="00D8333F" w:rsidP="00D8333F">
      <w:r>
        <w:rPr>
          <w:rStyle w:val="CommentReference"/>
        </w:rPr>
        <w:annotationRef/>
      </w:r>
      <w:r>
        <w:rPr>
          <w:rFonts w:ascii="Arial" w:eastAsiaTheme="minorHAnsi" w:hAnsi="Arial" w:cs="Arial"/>
          <w:sz w:val="20"/>
          <w:szCs w:val="20"/>
          <w:lang w:eastAsia="en-US"/>
        </w:rPr>
        <w:t>I have cited Montano (2010) and Attias (2013) on this matter in the introduction.</w:t>
      </w:r>
    </w:p>
  </w:comment>
  <w:comment w:id="15" w:author="John Ferguson" w:date="2022-09-01T15:43:00Z" w:initials="JF">
    <w:p w14:paraId="3F44E89F" w14:textId="77777777" w:rsidR="001F077B" w:rsidRDefault="001F077B" w:rsidP="000B75D9">
      <w:r>
        <w:rPr>
          <w:rStyle w:val="CommentReference"/>
        </w:rPr>
        <w:annotationRef/>
      </w:r>
      <w:r>
        <w:rPr>
          <w:rFonts w:ascii="Arial" w:eastAsiaTheme="minorHAnsi" w:hAnsi="Arial" w:cs="Arial"/>
          <w:sz w:val="20"/>
          <w:szCs w:val="20"/>
          <w:lang w:eastAsia="en-US"/>
        </w:rPr>
        <w:t>Good! This works</w:t>
      </w:r>
    </w:p>
  </w:comment>
  <w:comment w:id="16" w:author="John Ferguson" w:date="2022-09-01T15:58:00Z" w:initials="JF">
    <w:p w14:paraId="7A772B26" w14:textId="0DD284FA" w:rsidR="00096B83" w:rsidRDefault="00096B83" w:rsidP="004A4CC5">
      <w:r>
        <w:rPr>
          <w:rStyle w:val="CommentReference"/>
        </w:rPr>
        <w:annotationRef/>
      </w:r>
      <w:r>
        <w:rPr>
          <w:rFonts w:ascii="Arial" w:eastAsiaTheme="minorHAnsi" w:hAnsi="Arial" w:cs="Arial"/>
          <w:sz w:val="20"/>
          <w:szCs w:val="20"/>
          <w:lang w:eastAsia="en-US"/>
        </w:rPr>
        <w:t>Although inferred this could have been introduced earlier along with some discussion and literature around DJ/computer music - where does one become the other etc.</w:t>
      </w:r>
    </w:p>
  </w:comment>
  <w:comment w:id="17" w:author="John Ferguson" w:date="2022-09-01T15:59:00Z" w:initials="JF">
    <w:p w14:paraId="6F598B24" w14:textId="77777777" w:rsidR="00096B83" w:rsidRDefault="00096B83" w:rsidP="00D319C2">
      <w:r>
        <w:rPr>
          <w:rStyle w:val="CommentReference"/>
        </w:rPr>
        <w:annotationRef/>
      </w:r>
      <w:r>
        <w:rPr>
          <w:rFonts w:ascii="Arial" w:eastAsiaTheme="minorHAnsi" w:hAnsi="Arial" w:cs="Arial"/>
          <w:sz w:val="20"/>
          <w:szCs w:val="20"/>
          <w:lang w:eastAsia="en-US"/>
        </w:rPr>
        <w:t xml:space="preserve">This is relevant and fits well with the preceding text.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E8B8F6" w15:done="1"/>
  <w15:commentEx w15:paraId="483BFFA8" w15:paraIdParent="6DE8B8F6" w15:done="1"/>
  <w15:commentEx w15:paraId="5B5753AD" w15:done="1"/>
  <w15:commentEx w15:paraId="4CD952CE" w15:done="1"/>
  <w15:commentEx w15:paraId="2B053A5C" w15:done="1"/>
  <w15:commentEx w15:paraId="029CB856" w15:paraIdParent="2B053A5C" w15:done="1"/>
  <w15:commentEx w15:paraId="29420B8D" w15:done="1"/>
  <w15:commentEx w15:paraId="0848528B" w15:paraIdParent="29420B8D" w15:done="1"/>
  <w15:commentEx w15:paraId="031BFAFA" w15:done="1"/>
  <w15:commentEx w15:paraId="0E8BF7A9" w15:done="1"/>
  <w15:commentEx w15:paraId="2AA8C013" w15:paraIdParent="0E8BF7A9" w15:done="1"/>
  <w15:commentEx w15:paraId="3F44E89F" w15:done="1"/>
  <w15:commentEx w15:paraId="7A772B26" w15:done="1"/>
  <w15:commentEx w15:paraId="6F598B2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B3921" w16cex:dateUtc="2022-09-01T03:58:00Z"/>
  <w16cex:commentExtensible w16cex:durableId="26C338C5" w16cex:dateUtc="2022-09-07T05:35:00Z"/>
  <w16cex:commentExtensible w16cex:durableId="26C4370E" w16cex:dateUtc="2022-09-07T23:40:00Z"/>
  <w16cex:commentExtensible w16cex:durableId="26BB4360" w16cex:dateUtc="2022-09-01T04:42:00Z"/>
  <w16cex:commentExtensible w16cex:durableId="26C335FC" w16cex:dateUtc="2022-09-01T04:51:00Z"/>
  <w16cex:commentExtensible w16cex:durableId="26C335FB" w16cex:dateUtc="2022-09-07T04:46:00Z"/>
  <w16cex:commentExtensible w16cex:durableId="26BB4CD3" w16cex:dateUtc="2022-09-01T05:22:00Z"/>
  <w16cex:commentExtensible w16cex:durableId="26C43A3E" w16cex:dateUtc="2022-09-07T23:54:00Z"/>
  <w16cex:commentExtensible w16cex:durableId="26BB4F2A" w16cex:dateUtc="2022-09-01T05:32:00Z"/>
  <w16cex:commentExtensible w16cex:durableId="26BB548C" w16cex:dateUtc="2022-09-01T05:55:00Z"/>
  <w16cex:commentExtensible w16cex:durableId="26C33813" w16cex:dateUtc="2022-09-07T05:32:00Z"/>
  <w16cex:commentExtensible w16cex:durableId="26BB5198" w16cex:dateUtc="2022-09-01T05:43:00Z"/>
  <w16cex:commentExtensible w16cex:durableId="26BB5534" w16cex:dateUtc="2022-09-01T05:58:00Z"/>
  <w16cex:commentExtensible w16cex:durableId="26BB554E" w16cex:dateUtc="2022-09-01T0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E8B8F6" w16cid:durableId="26BB3921"/>
  <w16cid:commentId w16cid:paraId="483BFFA8" w16cid:durableId="26C338C5"/>
  <w16cid:commentId w16cid:paraId="5B5753AD" w16cid:durableId="26C4370E"/>
  <w16cid:commentId w16cid:paraId="4CD952CE" w16cid:durableId="26BB4360"/>
  <w16cid:commentId w16cid:paraId="2B053A5C" w16cid:durableId="26C335FC"/>
  <w16cid:commentId w16cid:paraId="029CB856" w16cid:durableId="26C335FB"/>
  <w16cid:commentId w16cid:paraId="29420B8D" w16cid:durableId="26BB4CD3"/>
  <w16cid:commentId w16cid:paraId="0848528B" w16cid:durableId="26C43A3E"/>
  <w16cid:commentId w16cid:paraId="031BFAFA" w16cid:durableId="26BB4F2A"/>
  <w16cid:commentId w16cid:paraId="0E8BF7A9" w16cid:durableId="26BB548C"/>
  <w16cid:commentId w16cid:paraId="2AA8C013" w16cid:durableId="26C33813"/>
  <w16cid:commentId w16cid:paraId="3F44E89F" w16cid:durableId="26BB5198"/>
  <w16cid:commentId w16cid:paraId="7A772B26" w16cid:durableId="26BB5534"/>
  <w16cid:commentId w16cid:paraId="6F598B24" w16cid:durableId="26BB55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3A106" w14:textId="77777777" w:rsidR="002B5128" w:rsidRDefault="002B5128" w:rsidP="004B3CE8">
      <w:r>
        <w:separator/>
      </w:r>
    </w:p>
  </w:endnote>
  <w:endnote w:type="continuationSeparator" w:id="0">
    <w:p w14:paraId="4916635B" w14:textId="77777777" w:rsidR="002B5128" w:rsidRDefault="002B5128" w:rsidP="004B3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5875474"/>
      <w:docPartObj>
        <w:docPartGallery w:val="Page Numbers (Bottom of Page)"/>
        <w:docPartUnique/>
      </w:docPartObj>
    </w:sdtPr>
    <w:sdtContent>
      <w:p w14:paraId="49B3F3F0" w14:textId="3EDFD46E" w:rsidR="00FF2A2D" w:rsidRDefault="00FF2A2D" w:rsidP="00D63E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86AD53" w14:textId="77777777" w:rsidR="00FF2A2D" w:rsidRDefault="00FF2A2D" w:rsidP="00FF2A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6400752"/>
      <w:docPartObj>
        <w:docPartGallery w:val="Page Numbers (Bottom of Page)"/>
        <w:docPartUnique/>
      </w:docPartObj>
    </w:sdtPr>
    <w:sdtEndPr>
      <w:rPr>
        <w:rStyle w:val="PageNumber"/>
        <w:rFonts w:ascii="Arial" w:hAnsi="Arial" w:cs="Arial"/>
        <w:sz w:val="20"/>
        <w:szCs w:val="20"/>
      </w:rPr>
    </w:sdtEndPr>
    <w:sdtContent>
      <w:p w14:paraId="62AD9A2F" w14:textId="434D83E8" w:rsidR="00FF2A2D" w:rsidRDefault="00FF2A2D" w:rsidP="00D63E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0DF1B619" w14:textId="03239917" w:rsidR="00FF2A2D" w:rsidRPr="00FF2A2D" w:rsidRDefault="00FF2A2D" w:rsidP="00FF2A2D">
    <w:pPr>
      <w:pStyle w:val="Footer"/>
      <w:ind w:right="360"/>
      <w:rPr>
        <w:rFonts w:ascii="Arial" w:hAnsi="Arial" w:cs="Arial"/>
        <w:sz w:val="20"/>
        <w:szCs w:val="20"/>
      </w:rPr>
    </w:pPr>
    <w:r w:rsidRPr="00FF2A2D">
      <w:rPr>
        <w:rFonts w:ascii="Arial" w:hAnsi="Arial" w:cs="Arial"/>
        <w:sz w:val="20"/>
        <w:szCs w:val="20"/>
      </w:rPr>
      <w:t>Thinking About Syncing.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0A84C" w14:textId="77777777" w:rsidR="002B5128" w:rsidRDefault="002B5128" w:rsidP="004B3CE8">
      <w:r>
        <w:separator/>
      </w:r>
    </w:p>
  </w:footnote>
  <w:footnote w:type="continuationSeparator" w:id="0">
    <w:p w14:paraId="6AAC7BAD" w14:textId="77777777" w:rsidR="002B5128" w:rsidRDefault="002B5128" w:rsidP="004B3CE8">
      <w:r>
        <w:continuationSeparator/>
      </w:r>
    </w:p>
  </w:footnote>
  <w:footnote w:id="1">
    <w:p w14:paraId="6DD08B75" w14:textId="0C1FE96A" w:rsidR="008E602C" w:rsidRDefault="008E602C">
      <w:pPr>
        <w:pStyle w:val="FootnoteText"/>
      </w:pPr>
      <w:r>
        <w:rPr>
          <w:rStyle w:val="FootnoteReference"/>
        </w:rPr>
        <w:footnoteRef/>
      </w:r>
      <w:r>
        <w:t xml:space="preserve"> In DJ parlance, ‘track’ usually refers to an arranged work. Historically these were played from vinyl, then from CDs. The advent of digital audio led to flexibility in the type and shape of tracks that could be played. Here ‘track’ refers to audio played by DJs, distinct from the track one might find on a </w:t>
      </w:r>
      <w:r w:rsidR="0004464C">
        <w:t>Digital Audio Workstation (</w:t>
      </w:r>
      <w:r>
        <w:t>DAW</w:t>
      </w:r>
      <w:r w:rsidR="0004464C">
        <w:t>)</w:t>
      </w:r>
      <w:r>
        <w:t xml:space="preserve"> – DJs and producers often refer to these discrete audio tracks as ‘stems’. </w:t>
      </w:r>
    </w:p>
  </w:footnote>
  <w:footnote w:id="2">
    <w:p w14:paraId="2B07F2A0" w14:textId="0720CBD9" w:rsidR="00635318" w:rsidRPr="00635318" w:rsidRDefault="00635318" w:rsidP="00635318">
      <w:pPr>
        <w:pStyle w:val="FootnoteText"/>
      </w:pPr>
      <w:r>
        <w:rPr>
          <w:rStyle w:val="FootnoteReference"/>
        </w:rPr>
        <w:footnoteRef/>
      </w:r>
      <w:r>
        <w:t xml:space="preserve"> Since then, Hawtin has moved to performing on</w:t>
      </w:r>
      <w:r w:rsidRPr="00635318">
        <w:t xml:space="preserve"> a</w:t>
      </w:r>
      <w:r>
        <w:t xml:space="preserve"> </w:t>
      </w:r>
      <w:r w:rsidRPr="00635318">
        <w:t>modified ten-channel</w:t>
      </w:r>
      <w:r>
        <w:t xml:space="preserve"> desk designed by his father, </w:t>
      </w:r>
      <w:r w:rsidRPr="00635318">
        <w:t>a</w:t>
      </w:r>
      <w:r>
        <w:t>n Allen &amp; Heath</w:t>
      </w:r>
      <w:r w:rsidRPr="00635318">
        <w:t xml:space="preserve"> PLAYdifferently MODEL 1 "EX" with additional direct output modifications on the extended rear panel.</w:t>
      </w:r>
    </w:p>
    <w:p w14:paraId="4C7B5BF1" w14:textId="6AF3B32C" w:rsidR="00635318" w:rsidRDefault="00635318">
      <w:pPr>
        <w:pStyle w:val="FootnoteText"/>
      </w:pPr>
    </w:p>
  </w:footnote>
  <w:footnote w:id="3">
    <w:p w14:paraId="3C2D7FAE" w14:textId="38F00350" w:rsidR="007E3112" w:rsidRDefault="007E3112">
      <w:pPr>
        <w:pStyle w:val="FootnoteText"/>
      </w:pPr>
      <w:r>
        <w:rPr>
          <w:rStyle w:val="FootnoteReference"/>
        </w:rPr>
        <w:footnoteRef/>
      </w:r>
      <w:r>
        <w:t xml:space="preserve"> The run-out groove prevents the needle from reaching the record’s inner label by trapping it in a loop. </w:t>
      </w:r>
    </w:p>
  </w:footnote>
  <w:footnote w:id="4">
    <w:p w14:paraId="38F84AB5" w14:textId="77777777" w:rsidR="004D2602" w:rsidRDefault="004D2602" w:rsidP="004D2602">
      <w:pPr>
        <w:pStyle w:val="FootnoteText"/>
      </w:pPr>
      <w:r>
        <w:rPr>
          <w:rStyle w:val="FootnoteReference"/>
        </w:rPr>
        <w:footnoteRef/>
      </w:r>
      <w:r>
        <w:t xml:space="preserve"> In fairness to records arranged according to the sections form outlined in the previous paragraph, it is worth making a distinction between a 1.8-second audio loop and a complete track. </w:t>
      </w:r>
    </w:p>
  </w:footnote>
  <w:footnote w:id="5">
    <w:p w14:paraId="2ADBFC0F" w14:textId="3CCD7987" w:rsidR="00317DFF" w:rsidRDefault="00317DFF">
      <w:pPr>
        <w:pStyle w:val="FootnoteText"/>
      </w:pPr>
      <w:r>
        <w:rPr>
          <w:rStyle w:val="FootnoteReference"/>
        </w:rPr>
        <w:footnoteRef/>
      </w:r>
      <w:r>
        <w:t xml:space="preserve"> Mills played thirteen separate pieces of audio from vinyl. These were presented as a single CD track, in this case labelled a ‘segment’.</w:t>
      </w:r>
    </w:p>
  </w:footnote>
  <w:footnote w:id="6">
    <w:p w14:paraId="4A801F48" w14:textId="5D73BF64" w:rsidR="00740436" w:rsidRPr="005D2712" w:rsidRDefault="00740436" w:rsidP="00740436">
      <w:pPr>
        <w:rPr>
          <w:rFonts w:ascii="Arial" w:hAnsi="Arial" w:cs="Arial"/>
          <w:sz w:val="18"/>
          <w:szCs w:val="18"/>
        </w:rPr>
      </w:pPr>
      <w:r w:rsidRPr="00C234F1">
        <w:rPr>
          <w:rStyle w:val="FootnoteReference"/>
          <w:rFonts w:ascii="Arial" w:hAnsi="Arial" w:cs="Arial"/>
          <w:sz w:val="18"/>
          <w:szCs w:val="18"/>
        </w:rPr>
        <w:footnoteRef/>
      </w:r>
      <w:r w:rsidRPr="00C234F1">
        <w:rPr>
          <w:rFonts w:ascii="Arial" w:hAnsi="Arial" w:cs="Arial"/>
          <w:sz w:val="18"/>
          <w:szCs w:val="18"/>
        </w:rPr>
        <w:t xml:space="preserve"> </w:t>
      </w:r>
      <w:r w:rsidR="00581B9F">
        <w:rPr>
          <w:rFonts w:ascii="Arial" w:hAnsi="Arial" w:cs="Arial"/>
          <w:sz w:val="18"/>
          <w:szCs w:val="18"/>
        </w:rPr>
        <w:t>Detail</w:t>
      </w:r>
      <w:r w:rsidRPr="00C234F1">
        <w:rPr>
          <w:rFonts w:ascii="Arial" w:hAnsi="Arial" w:cs="Arial"/>
          <w:sz w:val="18"/>
          <w:szCs w:val="18"/>
        </w:rPr>
        <w:t xml:space="preserve"> on CoM Covid-19 grants </w:t>
      </w:r>
      <w:hyperlink r:id="rId1" w:history="1">
        <w:r w:rsidRPr="00C234F1">
          <w:rPr>
            <w:rStyle w:val="Hyperlink"/>
            <w:rFonts w:ascii="Arial" w:hAnsi="Arial" w:cs="Arial"/>
            <w:sz w:val="18"/>
            <w:szCs w:val="18"/>
          </w:rPr>
          <w:t>https://www.melbourne.vic.gov.au/arts-and-culture/strategies-support/funding/Pages/assistance-creatives-covid-19.aspx</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34B9D"/>
    <w:multiLevelType w:val="hybridMultilevel"/>
    <w:tmpl w:val="5CFA6404"/>
    <w:lvl w:ilvl="0" w:tplc="119045D4">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8B1104B"/>
    <w:multiLevelType w:val="hybridMultilevel"/>
    <w:tmpl w:val="4CB2DAC0"/>
    <w:lvl w:ilvl="0" w:tplc="E6F4BBA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14997116">
    <w:abstractNumId w:val="0"/>
  </w:num>
  <w:num w:numId="2" w16cid:durableId="161994553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Ferguson">
    <w15:presenceInfo w15:providerId="AD" w15:userId="S::john.ferguson@griffith.edu.au::7b0fdf2c-f6f5-4ade-8072-6b7995b52cda"/>
  </w15:person>
  <w15:person w15:author="Mike Callander">
    <w15:presenceInfo w15:providerId="AD" w15:userId="S::hello@mikecallander.com.au::ad2adc4d-c4bd-4612-a04c-d243d6ed08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oNotTrackMov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2B2"/>
    <w:rsid w:val="00000FCE"/>
    <w:rsid w:val="00003C38"/>
    <w:rsid w:val="00003E06"/>
    <w:rsid w:val="0000484D"/>
    <w:rsid w:val="00004985"/>
    <w:rsid w:val="00005EFA"/>
    <w:rsid w:val="00007531"/>
    <w:rsid w:val="000101B1"/>
    <w:rsid w:val="00012A72"/>
    <w:rsid w:val="00014C50"/>
    <w:rsid w:val="0002051A"/>
    <w:rsid w:val="000252F9"/>
    <w:rsid w:val="00030A67"/>
    <w:rsid w:val="000411E5"/>
    <w:rsid w:val="00041935"/>
    <w:rsid w:val="00043AD0"/>
    <w:rsid w:val="00043EF6"/>
    <w:rsid w:val="0004464C"/>
    <w:rsid w:val="00045DA7"/>
    <w:rsid w:val="000465FE"/>
    <w:rsid w:val="00052CF5"/>
    <w:rsid w:val="00054CCA"/>
    <w:rsid w:val="00055C54"/>
    <w:rsid w:val="00057BE7"/>
    <w:rsid w:val="00060353"/>
    <w:rsid w:val="000615F9"/>
    <w:rsid w:val="00062E1F"/>
    <w:rsid w:val="00066D50"/>
    <w:rsid w:val="00072336"/>
    <w:rsid w:val="000758C7"/>
    <w:rsid w:val="00081550"/>
    <w:rsid w:val="00082D85"/>
    <w:rsid w:val="0008351D"/>
    <w:rsid w:val="00083C01"/>
    <w:rsid w:val="0008456B"/>
    <w:rsid w:val="0008514A"/>
    <w:rsid w:val="0008612E"/>
    <w:rsid w:val="00091054"/>
    <w:rsid w:val="00096B83"/>
    <w:rsid w:val="0009752C"/>
    <w:rsid w:val="000A17F0"/>
    <w:rsid w:val="000A45BB"/>
    <w:rsid w:val="000A6CB1"/>
    <w:rsid w:val="000A7EC9"/>
    <w:rsid w:val="000B0AA3"/>
    <w:rsid w:val="000B1D41"/>
    <w:rsid w:val="000B40E2"/>
    <w:rsid w:val="000B49C3"/>
    <w:rsid w:val="000C0D83"/>
    <w:rsid w:val="000C1293"/>
    <w:rsid w:val="000C25A6"/>
    <w:rsid w:val="000C25AF"/>
    <w:rsid w:val="000C71F9"/>
    <w:rsid w:val="000C7DBB"/>
    <w:rsid w:val="000D13A5"/>
    <w:rsid w:val="000D2807"/>
    <w:rsid w:val="000D5E1E"/>
    <w:rsid w:val="000D6090"/>
    <w:rsid w:val="000D62EA"/>
    <w:rsid w:val="000D6AE8"/>
    <w:rsid w:val="000D6DDE"/>
    <w:rsid w:val="000E2A84"/>
    <w:rsid w:val="000E2D52"/>
    <w:rsid w:val="000E3389"/>
    <w:rsid w:val="000E6827"/>
    <w:rsid w:val="000E78AB"/>
    <w:rsid w:val="000E7AC8"/>
    <w:rsid w:val="000F019A"/>
    <w:rsid w:val="000F22A3"/>
    <w:rsid w:val="000F3202"/>
    <w:rsid w:val="000F3424"/>
    <w:rsid w:val="000F39A6"/>
    <w:rsid w:val="000F443F"/>
    <w:rsid w:val="000F4AB6"/>
    <w:rsid w:val="000F6E1F"/>
    <w:rsid w:val="000F7B88"/>
    <w:rsid w:val="00101977"/>
    <w:rsid w:val="0010218A"/>
    <w:rsid w:val="0010403F"/>
    <w:rsid w:val="00111A45"/>
    <w:rsid w:val="00112B4D"/>
    <w:rsid w:val="0011556E"/>
    <w:rsid w:val="0011717C"/>
    <w:rsid w:val="00117C91"/>
    <w:rsid w:val="001222FE"/>
    <w:rsid w:val="00125559"/>
    <w:rsid w:val="00126359"/>
    <w:rsid w:val="001272DE"/>
    <w:rsid w:val="00130EDA"/>
    <w:rsid w:val="001311DD"/>
    <w:rsid w:val="001323F4"/>
    <w:rsid w:val="00133D7E"/>
    <w:rsid w:val="00133FF3"/>
    <w:rsid w:val="00137909"/>
    <w:rsid w:val="00137D5F"/>
    <w:rsid w:val="001403C3"/>
    <w:rsid w:val="001422B0"/>
    <w:rsid w:val="0014335A"/>
    <w:rsid w:val="00143F5F"/>
    <w:rsid w:val="00144364"/>
    <w:rsid w:val="00145558"/>
    <w:rsid w:val="0014648F"/>
    <w:rsid w:val="00151A98"/>
    <w:rsid w:val="00154189"/>
    <w:rsid w:val="00154563"/>
    <w:rsid w:val="00155EDF"/>
    <w:rsid w:val="00163F8F"/>
    <w:rsid w:val="00167F49"/>
    <w:rsid w:val="001736C0"/>
    <w:rsid w:val="00174F3F"/>
    <w:rsid w:val="00177D85"/>
    <w:rsid w:val="001802D1"/>
    <w:rsid w:val="00182776"/>
    <w:rsid w:val="00183C5A"/>
    <w:rsid w:val="00187C4A"/>
    <w:rsid w:val="00192EC9"/>
    <w:rsid w:val="0019361C"/>
    <w:rsid w:val="001A05BC"/>
    <w:rsid w:val="001A1547"/>
    <w:rsid w:val="001A2021"/>
    <w:rsid w:val="001A6582"/>
    <w:rsid w:val="001B05E9"/>
    <w:rsid w:val="001B72B3"/>
    <w:rsid w:val="001C3084"/>
    <w:rsid w:val="001D119B"/>
    <w:rsid w:val="001D3FE8"/>
    <w:rsid w:val="001E076F"/>
    <w:rsid w:val="001E1D37"/>
    <w:rsid w:val="001E4B54"/>
    <w:rsid w:val="001E51E4"/>
    <w:rsid w:val="001E5958"/>
    <w:rsid w:val="001E7D78"/>
    <w:rsid w:val="001F077B"/>
    <w:rsid w:val="001F284A"/>
    <w:rsid w:val="001F2A84"/>
    <w:rsid w:val="001F45A2"/>
    <w:rsid w:val="00201F25"/>
    <w:rsid w:val="00202676"/>
    <w:rsid w:val="00202BF0"/>
    <w:rsid w:val="002065E9"/>
    <w:rsid w:val="002120DB"/>
    <w:rsid w:val="002127AF"/>
    <w:rsid w:val="00215954"/>
    <w:rsid w:val="00216E02"/>
    <w:rsid w:val="00217269"/>
    <w:rsid w:val="00220678"/>
    <w:rsid w:val="00224327"/>
    <w:rsid w:val="00226605"/>
    <w:rsid w:val="0022785C"/>
    <w:rsid w:val="00230BB4"/>
    <w:rsid w:val="002337EC"/>
    <w:rsid w:val="002343B0"/>
    <w:rsid w:val="002350A6"/>
    <w:rsid w:val="0023533D"/>
    <w:rsid w:val="00243F28"/>
    <w:rsid w:val="00244E7D"/>
    <w:rsid w:val="0025100A"/>
    <w:rsid w:val="00251A17"/>
    <w:rsid w:val="00252D5B"/>
    <w:rsid w:val="00252D5F"/>
    <w:rsid w:val="00252DAB"/>
    <w:rsid w:val="00253813"/>
    <w:rsid w:val="0025500E"/>
    <w:rsid w:val="00260500"/>
    <w:rsid w:val="00261582"/>
    <w:rsid w:val="00262999"/>
    <w:rsid w:val="0026644D"/>
    <w:rsid w:val="002711FC"/>
    <w:rsid w:val="00271A17"/>
    <w:rsid w:val="002729B2"/>
    <w:rsid w:val="00273C00"/>
    <w:rsid w:val="00274BB1"/>
    <w:rsid w:val="00275928"/>
    <w:rsid w:val="0027643D"/>
    <w:rsid w:val="0027721D"/>
    <w:rsid w:val="0028059D"/>
    <w:rsid w:val="0028115B"/>
    <w:rsid w:val="00281268"/>
    <w:rsid w:val="00281BE6"/>
    <w:rsid w:val="00283F72"/>
    <w:rsid w:val="00284BCE"/>
    <w:rsid w:val="00284EEE"/>
    <w:rsid w:val="0028513C"/>
    <w:rsid w:val="00286AD1"/>
    <w:rsid w:val="00286F19"/>
    <w:rsid w:val="00293293"/>
    <w:rsid w:val="0029742E"/>
    <w:rsid w:val="00297994"/>
    <w:rsid w:val="00297A24"/>
    <w:rsid w:val="002A2FAD"/>
    <w:rsid w:val="002A37B6"/>
    <w:rsid w:val="002A3ABB"/>
    <w:rsid w:val="002A3E24"/>
    <w:rsid w:val="002A3FA8"/>
    <w:rsid w:val="002B3870"/>
    <w:rsid w:val="002B46E4"/>
    <w:rsid w:val="002B4915"/>
    <w:rsid w:val="002B5128"/>
    <w:rsid w:val="002B616E"/>
    <w:rsid w:val="002C1D99"/>
    <w:rsid w:val="002C25AA"/>
    <w:rsid w:val="002C2B15"/>
    <w:rsid w:val="002D0111"/>
    <w:rsid w:val="002D052B"/>
    <w:rsid w:val="002D0611"/>
    <w:rsid w:val="002D418E"/>
    <w:rsid w:val="002D4379"/>
    <w:rsid w:val="002D7344"/>
    <w:rsid w:val="002E0697"/>
    <w:rsid w:val="002E31C2"/>
    <w:rsid w:val="002E3841"/>
    <w:rsid w:val="002E7B7D"/>
    <w:rsid w:val="002F3586"/>
    <w:rsid w:val="002F4B04"/>
    <w:rsid w:val="002F5204"/>
    <w:rsid w:val="00304193"/>
    <w:rsid w:val="0030466B"/>
    <w:rsid w:val="00305AD2"/>
    <w:rsid w:val="003074CB"/>
    <w:rsid w:val="003100A2"/>
    <w:rsid w:val="00310342"/>
    <w:rsid w:val="00310941"/>
    <w:rsid w:val="003130AF"/>
    <w:rsid w:val="0031332E"/>
    <w:rsid w:val="003136F2"/>
    <w:rsid w:val="00313923"/>
    <w:rsid w:val="00314BB3"/>
    <w:rsid w:val="00317DFF"/>
    <w:rsid w:val="0032078D"/>
    <w:rsid w:val="00320F59"/>
    <w:rsid w:val="00321AB0"/>
    <w:rsid w:val="00323D02"/>
    <w:rsid w:val="003246BA"/>
    <w:rsid w:val="00324AAC"/>
    <w:rsid w:val="0032511B"/>
    <w:rsid w:val="003259EB"/>
    <w:rsid w:val="00327884"/>
    <w:rsid w:val="00327E90"/>
    <w:rsid w:val="00330975"/>
    <w:rsid w:val="003325A3"/>
    <w:rsid w:val="00332ECA"/>
    <w:rsid w:val="003345DC"/>
    <w:rsid w:val="00340DAA"/>
    <w:rsid w:val="0034229D"/>
    <w:rsid w:val="0034486C"/>
    <w:rsid w:val="00344CE5"/>
    <w:rsid w:val="00346CE7"/>
    <w:rsid w:val="00355289"/>
    <w:rsid w:val="00357F51"/>
    <w:rsid w:val="00360A56"/>
    <w:rsid w:val="00361074"/>
    <w:rsid w:val="00361CA3"/>
    <w:rsid w:val="00362152"/>
    <w:rsid w:val="0036218E"/>
    <w:rsid w:val="003630CD"/>
    <w:rsid w:val="00363C8D"/>
    <w:rsid w:val="00363D8E"/>
    <w:rsid w:val="00364AB1"/>
    <w:rsid w:val="00365F40"/>
    <w:rsid w:val="003662EA"/>
    <w:rsid w:val="00367A5A"/>
    <w:rsid w:val="00373795"/>
    <w:rsid w:val="00374D13"/>
    <w:rsid w:val="003762A4"/>
    <w:rsid w:val="003774A9"/>
    <w:rsid w:val="003818B1"/>
    <w:rsid w:val="00382641"/>
    <w:rsid w:val="00394C9E"/>
    <w:rsid w:val="00395033"/>
    <w:rsid w:val="003A1646"/>
    <w:rsid w:val="003A16DF"/>
    <w:rsid w:val="003A35C5"/>
    <w:rsid w:val="003A418D"/>
    <w:rsid w:val="003A5330"/>
    <w:rsid w:val="003A5CC7"/>
    <w:rsid w:val="003A6970"/>
    <w:rsid w:val="003B0890"/>
    <w:rsid w:val="003B1AE1"/>
    <w:rsid w:val="003B26C5"/>
    <w:rsid w:val="003B49B6"/>
    <w:rsid w:val="003B4A9F"/>
    <w:rsid w:val="003B6C05"/>
    <w:rsid w:val="003B6E7D"/>
    <w:rsid w:val="003C05DE"/>
    <w:rsid w:val="003C0C1E"/>
    <w:rsid w:val="003C2C7F"/>
    <w:rsid w:val="003C559A"/>
    <w:rsid w:val="003C60F2"/>
    <w:rsid w:val="003C6685"/>
    <w:rsid w:val="003C7012"/>
    <w:rsid w:val="003D40DB"/>
    <w:rsid w:val="003D4780"/>
    <w:rsid w:val="003D4B21"/>
    <w:rsid w:val="003D4C63"/>
    <w:rsid w:val="003D5982"/>
    <w:rsid w:val="003D7A7C"/>
    <w:rsid w:val="003D7B0D"/>
    <w:rsid w:val="003E2690"/>
    <w:rsid w:val="003E2AB0"/>
    <w:rsid w:val="003F1B40"/>
    <w:rsid w:val="003F1D14"/>
    <w:rsid w:val="003F297A"/>
    <w:rsid w:val="003F7AD9"/>
    <w:rsid w:val="004026BB"/>
    <w:rsid w:val="004047AF"/>
    <w:rsid w:val="004050A2"/>
    <w:rsid w:val="00406816"/>
    <w:rsid w:val="004126C5"/>
    <w:rsid w:val="004168D5"/>
    <w:rsid w:val="00416F2D"/>
    <w:rsid w:val="00417C37"/>
    <w:rsid w:val="004243B6"/>
    <w:rsid w:val="00424FA6"/>
    <w:rsid w:val="004261D3"/>
    <w:rsid w:val="00427C61"/>
    <w:rsid w:val="00431E20"/>
    <w:rsid w:val="00431FAA"/>
    <w:rsid w:val="00435C87"/>
    <w:rsid w:val="0043616C"/>
    <w:rsid w:val="004372E4"/>
    <w:rsid w:val="00445857"/>
    <w:rsid w:val="004458CF"/>
    <w:rsid w:val="0044598B"/>
    <w:rsid w:val="00446E0D"/>
    <w:rsid w:val="004477E7"/>
    <w:rsid w:val="00450D3C"/>
    <w:rsid w:val="00451546"/>
    <w:rsid w:val="00452E62"/>
    <w:rsid w:val="00453E55"/>
    <w:rsid w:val="004601CF"/>
    <w:rsid w:val="0046084E"/>
    <w:rsid w:val="00461046"/>
    <w:rsid w:val="00461085"/>
    <w:rsid w:val="0046222F"/>
    <w:rsid w:val="004623C3"/>
    <w:rsid w:val="004649C8"/>
    <w:rsid w:val="00465193"/>
    <w:rsid w:val="004656AB"/>
    <w:rsid w:val="00466733"/>
    <w:rsid w:val="00470E13"/>
    <w:rsid w:val="00473BA8"/>
    <w:rsid w:val="00473D06"/>
    <w:rsid w:val="00473D87"/>
    <w:rsid w:val="00477194"/>
    <w:rsid w:val="0047747C"/>
    <w:rsid w:val="00483A0C"/>
    <w:rsid w:val="004846E5"/>
    <w:rsid w:val="00486F77"/>
    <w:rsid w:val="004904A6"/>
    <w:rsid w:val="004905F6"/>
    <w:rsid w:val="004929EB"/>
    <w:rsid w:val="00496DD3"/>
    <w:rsid w:val="004A22F8"/>
    <w:rsid w:val="004A48A9"/>
    <w:rsid w:val="004A48FE"/>
    <w:rsid w:val="004A6593"/>
    <w:rsid w:val="004B20D3"/>
    <w:rsid w:val="004B3CE8"/>
    <w:rsid w:val="004B4D61"/>
    <w:rsid w:val="004B5C7F"/>
    <w:rsid w:val="004B5EF3"/>
    <w:rsid w:val="004C1BF0"/>
    <w:rsid w:val="004C1E30"/>
    <w:rsid w:val="004C247B"/>
    <w:rsid w:val="004C4272"/>
    <w:rsid w:val="004C582C"/>
    <w:rsid w:val="004C5DBF"/>
    <w:rsid w:val="004C735C"/>
    <w:rsid w:val="004D2602"/>
    <w:rsid w:val="004D3100"/>
    <w:rsid w:val="004D33FE"/>
    <w:rsid w:val="004D6224"/>
    <w:rsid w:val="004E170E"/>
    <w:rsid w:val="004E27CF"/>
    <w:rsid w:val="004E4A13"/>
    <w:rsid w:val="004F1A92"/>
    <w:rsid w:val="004F4880"/>
    <w:rsid w:val="005000CA"/>
    <w:rsid w:val="0050276A"/>
    <w:rsid w:val="005030F8"/>
    <w:rsid w:val="005043BD"/>
    <w:rsid w:val="00510F4C"/>
    <w:rsid w:val="0051186E"/>
    <w:rsid w:val="00512D92"/>
    <w:rsid w:val="0051652B"/>
    <w:rsid w:val="00517E58"/>
    <w:rsid w:val="0052037F"/>
    <w:rsid w:val="0052287D"/>
    <w:rsid w:val="005242CD"/>
    <w:rsid w:val="00524680"/>
    <w:rsid w:val="005258A3"/>
    <w:rsid w:val="00526047"/>
    <w:rsid w:val="005264B2"/>
    <w:rsid w:val="005272DC"/>
    <w:rsid w:val="00530BF0"/>
    <w:rsid w:val="0053168F"/>
    <w:rsid w:val="00533ED3"/>
    <w:rsid w:val="00533F01"/>
    <w:rsid w:val="00536A46"/>
    <w:rsid w:val="00536D36"/>
    <w:rsid w:val="005371EE"/>
    <w:rsid w:val="00537553"/>
    <w:rsid w:val="0053755E"/>
    <w:rsid w:val="005415C0"/>
    <w:rsid w:val="00544040"/>
    <w:rsid w:val="00544A74"/>
    <w:rsid w:val="0055572E"/>
    <w:rsid w:val="00560D27"/>
    <w:rsid w:val="00564616"/>
    <w:rsid w:val="005657E0"/>
    <w:rsid w:val="0056663D"/>
    <w:rsid w:val="00567F0D"/>
    <w:rsid w:val="00573718"/>
    <w:rsid w:val="005748ED"/>
    <w:rsid w:val="00577979"/>
    <w:rsid w:val="005801EC"/>
    <w:rsid w:val="005805A7"/>
    <w:rsid w:val="005805B4"/>
    <w:rsid w:val="00581B9F"/>
    <w:rsid w:val="0058280B"/>
    <w:rsid w:val="00582E7E"/>
    <w:rsid w:val="00583CB9"/>
    <w:rsid w:val="005845AF"/>
    <w:rsid w:val="00584968"/>
    <w:rsid w:val="005870B6"/>
    <w:rsid w:val="00587E3E"/>
    <w:rsid w:val="00590E48"/>
    <w:rsid w:val="00591EA6"/>
    <w:rsid w:val="00592266"/>
    <w:rsid w:val="00592FF0"/>
    <w:rsid w:val="005957C0"/>
    <w:rsid w:val="005969B2"/>
    <w:rsid w:val="005975C9"/>
    <w:rsid w:val="00597DA7"/>
    <w:rsid w:val="005A0C94"/>
    <w:rsid w:val="005A26E5"/>
    <w:rsid w:val="005A5D25"/>
    <w:rsid w:val="005B0A05"/>
    <w:rsid w:val="005B3AF2"/>
    <w:rsid w:val="005B5B56"/>
    <w:rsid w:val="005C0E05"/>
    <w:rsid w:val="005C2E05"/>
    <w:rsid w:val="005C439B"/>
    <w:rsid w:val="005C4F62"/>
    <w:rsid w:val="005C6627"/>
    <w:rsid w:val="005C7831"/>
    <w:rsid w:val="005C7EEB"/>
    <w:rsid w:val="005D0162"/>
    <w:rsid w:val="005D2545"/>
    <w:rsid w:val="005D4FB3"/>
    <w:rsid w:val="005D6637"/>
    <w:rsid w:val="005E3BD1"/>
    <w:rsid w:val="005E3E0C"/>
    <w:rsid w:val="005E4A05"/>
    <w:rsid w:val="005E5C90"/>
    <w:rsid w:val="005E5F8A"/>
    <w:rsid w:val="005E6433"/>
    <w:rsid w:val="005E791E"/>
    <w:rsid w:val="005F0056"/>
    <w:rsid w:val="005F249B"/>
    <w:rsid w:val="005F25A9"/>
    <w:rsid w:val="005F2FCB"/>
    <w:rsid w:val="005F3910"/>
    <w:rsid w:val="005F4BC0"/>
    <w:rsid w:val="005F7BAD"/>
    <w:rsid w:val="005F7C54"/>
    <w:rsid w:val="0060111E"/>
    <w:rsid w:val="006031CC"/>
    <w:rsid w:val="00611353"/>
    <w:rsid w:val="006136A5"/>
    <w:rsid w:val="006158D5"/>
    <w:rsid w:val="006271A5"/>
    <w:rsid w:val="006279FA"/>
    <w:rsid w:val="00635318"/>
    <w:rsid w:val="00635829"/>
    <w:rsid w:val="006368DC"/>
    <w:rsid w:val="00637D26"/>
    <w:rsid w:val="006402C0"/>
    <w:rsid w:val="00640AB4"/>
    <w:rsid w:val="00641613"/>
    <w:rsid w:val="00647548"/>
    <w:rsid w:val="00650199"/>
    <w:rsid w:val="006559C1"/>
    <w:rsid w:val="00655AD5"/>
    <w:rsid w:val="006571BF"/>
    <w:rsid w:val="006573DF"/>
    <w:rsid w:val="00657421"/>
    <w:rsid w:val="0066198C"/>
    <w:rsid w:val="00662538"/>
    <w:rsid w:val="006643D0"/>
    <w:rsid w:val="00666228"/>
    <w:rsid w:val="00667028"/>
    <w:rsid w:val="00672208"/>
    <w:rsid w:val="006768BD"/>
    <w:rsid w:val="00680A7A"/>
    <w:rsid w:val="0068336D"/>
    <w:rsid w:val="00685A10"/>
    <w:rsid w:val="00690A69"/>
    <w:rsid w:val="00692536"/>
    <w:rsid w:val="006939CD"/>
    <w:rsid w:val="00696CEB"/>
    <w:rsid w:val="006A1AE6"/>
    <w:rsid w:val="006A1CAA"/>
    <w:rsid w:val="006A38BC"/>
    <w:rsid w:val="006A5D82"/>
    <w:rsid w:val="006A719C"/>
    <w:rsid w:val="006B2BB0"/>
    <w:rsid w:val="006B3A26"/>
    <w:rsid w:val="006B6987"/>
    <w:rsid w:val="006C0B92"/>
    <w:rsid w:val="006C128E"/>
    <w:rsid w:val="006C2505"/>
    <w:rsid w:val="006C3454"/>
    <w:rsid w:val="006C35C5"/>
    <w:rsid w:val="006C3C24"/>
    <w:rsid w:val="006C46C8"/>
    <w:rsid w:val="006C47FD"/>
    <w:rsid w:val="006C5427"/>
    <w:rsid w:val="006C6FA1"/>
    <w:rsid w:val="006D176B"/>
    <w:rsid w:val="006D1FC6"/>
    <w:rsid w:val="006D20C8"/>
    <w:rsid w:val="006D2B7C"/>
    <w:rsid w:val="006D46D3"/>
    <w:rsid w:val="006D50CA"/>
    <w:rsid w:val="006E0395"/>
    <w:rsid w:val="006E09D4"/>
    <w:rsid w:val="006E2C53"/>
    <w:rsid w:val="006E38E4"/>
    <w:rsid w:val="006E390C"/>
    <w:rsid w:val="006E505B"/>
    <w:rsid w:val="006E68FF"/>
    <w:rsid w:val="006E6E17"/>
    <w:rsid w:val="006F055B"/>
    <w:rsid w:val="006F220C"/>
    <w:rsid w:val="006F5DEA"/>
    <w:rsid w:val="00702B50"/>
    <w:rsid w:val="00703BFA"/>
    <w:rsid w:val="00704EAC"/>
    <w:rsid w:val="007071D5"/>
    <w:rsid w:val="007073FD"/>
    <w:rsid w:val="007105C1"/>
    <w:rsid w:val="0071374D"/>
    <w:rsid w:val="00716F21"/>
    <w:rsid w:val="0072012D"/>
    <w:rsid w:val="007213AF"/>
    <w:rsid w:val="007221A4"/>
    <w:rsid w:val="007227BD"/>
    <w:rsid w:val="00723AB9"/>
    <w:rsid w:val="00727749"/>
    <w:rsid w:val="007329D0"/>
    <w:rsid w:val="00733D0D"/>
    <w:rsid w:val="00736436"/>
    <w:rsid w:val="00736CB2"/>
    <w:rsid w:val="007374F2"/>
    <w:rsid w:val="00740436"/>
    <w:rsid w:val="00742636"/>
    <w:rsid w:val="0075307C"/>
    <w:rsid w:val="00754385"/>
    <w:rsid w:val="00754783"/>
    <w:rsid w:val="0075638D"/>
    <w:rsid w:val="00772705"/>
    <w:rsid w:val="00773C1D"/>
    <w:rsid w:val="00774559"/>
    <w:rsid w:val="007746A7"/>
    <w:rsid w:val="00774BDB"/>
    <w:rsid w:val="00774F4B"/>
    <w:rsid w:val="0077606B"/>
    <w:rsid w:val="00777A66"/>
    <w:rsid w:val="00780299"/>
    <w:rsid w:val="00780E32"/>
    <w:rsid w:val="00782707"/>
    <w:rsid w:val="00782A47"/>
    <w:rsid w:val="00782FC5"/>
    <w:rsid w:val="00784597"/>
    <w:rsid w:val="007855AC"/>
    <w:rsid w:val="00785EB8"/>
    <w:rsid w:val="00786660"/>
    <w:rsid w:val="007867F9"/>
    <w:rsid w:val="007900A5"/>
    <w:rsid w:val="00793937"/>
    <w:rsid w:val="00793CF9"/>
    <w:rsid w:val="00797B35"/>
    <w:rsid w:val="007A10C5"/>
    <w:rsid w:val="007A6298"/>
    <w:rsid w:val="007A6683"/>
    <w:rsid w:val="007A6876"/>
    <w:rsid w:val="007B046C"/>
    <w:rsid w:val="007B488E"/>
    <w:rsid w:val="007B52A2"/>
    <w:rsid w:val="007B7C13"/>
    <w:rsid w:val="007C2741"/>
    <w:rsid w:val="007C2B59"/>
    <w:rsid w:val="007C2E1E"/>
    <w:rsid w:val="007C40A7"/>
    <w:rsid w:val="007C58C4"/>
    <w:rsid w:val="007C7786"/>
    <w:rsid w:val="007D0202"/>
    <w:rsid w:val="007D0243"/>
    <w:rsid w:val="007D4D85"/>
    <w:rsid w:val="007D6DD2"/>
    <w:rsid w:val="007D7B2A"/>
    <w:rsid w:val="007E0577"/>
    <w:rsid w:val="007E171B"/>
    <w:rsid w:val="007E3112"/>
    <w:rsid w:val="007E3391"/>
    <w:rsid w:val="007E39A7"/>
    <w:rsid w:val="007E4BBA"/>
    <w:rsid w:val="007E6B07"/>
    <w:rsid w:val="007E6BAC"/>
    <w:rsid w:val="007E6E63"/>
    <w:rsid w:val="007E75AF"/>
    <w:rsid w:val="007E7BF8"/>
    <w:rsid w:val="007F02D9"/>
    <w:rsid w:val="007F3AD5"/>
    <w:rsid w:val="007F63D7"/>
    <w:rsid w:val="00800235"/>
    <w:rsid w:val="00801A60"/>
    <w:rsid w:val="00805EA8"/>
    <w:rsid w:val="008069FC"/>
    <w:rsid w:val="00810ED7"/>
    <w:rsid w:val="00811D5C"/>
    <w:rsid w:val="00812514"/>
    <w:rsid w:val="00812AE6"/>
    <w:rsid w:val="00817B76"/>
    <w:rsid w:val="00820D45"/>
    <w:rsid w:val="008275D1"/>
    <w:rsid w:val="00827709"/>
    <w:rsid w:val="00827AED"/>
    <w:rsid w:val="00834575"/>
    <w:rsid w:val="0084002E"/>
    <w:rsid w:val="0084551F"/>
    <w:rsid w:val="0084558D"/>
    <w:rsid w:val="00853E94"/>
    <w:rsid w:val="0085496F"/>
    <w:rsid w:val="008549EA"/>
    <w:rsid w:val="00856DDE"/>
    <w:rsid w:val="00857797"/>
    <w:rsid w:val="00860AA2"/>
    <w:rsid w:val="00860F0D"/>
    <w:rsid w:val="00862B54"/>
    <w:rsid w:val="00863D7C"/>
    <w:rsid w:val="00865617"/>
    <w:rsid w:val="00867ADE"/>
    <w:rsid w:val="008709E8"/>
    <w:rsid w:val="008757FC"/>
    <w:rsid w:val="00876CEA"/>
    <w:rsid w:val="00882EC4"/>
    <w:rsid w:val="008835A1"/>
    <w:rsid w:val="008842D4"/>
    <w:rsid w:val="00885B84"/>
    <w:rsid w:val="0088629B"/>
    <w:rsid w:val="00892EC1"/>
    <w:rsid w:val="00894173"/>
    <w:rsid w:val="008A5194"/>
    <w:rsid w:val="008B277F"/>
    <w:rsid w:val="008B525B"/>
    <w:rsid w:val="008B57DA"/>
    <w:rsid w:val="008B6536"/>
    <w:rsid w:val="008B6792"/>
    <w:rsid w:val="008B6A56"/>
    <w:rsid w:val="008B758C"/>
    <w:rsid w:val="008B7961"/>
    <w:rsid w:val="008C0097"/>
    <w:rsid w:val="008C0364"/>
    <w:rsid w:val="008C539A"/>
    <w:rsid w:val="008C7BEB"/>
    <w:rsid w:val="008D06C6"/>
    <w:rsid w:val="008D0E46"/>
    <w:rsid w:val="008D42A0"/>
    <w:rsid w:val="008D4C37"/>
    <w:rsid w:val="008D552C"/>
    <w:rsid w:val="008D5B76"/>
    <w:rsid w:val="008D6B1F"/>
    <w:rsid w:val="008D7214"/>
    <w:rsid w:val="008D7802"/>
    <w:rsid w:val="008D7DE9"/>
    <w:rsid w:val="008E1BC5"/>
    <w:rsid w:val="008E2E5F"/>
    <w:rsid w:val="008E387A"/>
    <w:rsid w:val="008E43AB"/>
    <w:rsid w:val="008E4BA6"/>
    <w:rsid w:val="008E602C"/>
    <w:rsid w:val="008E6DDA"/>
    <w:rsid w:val="008E7A76"/>
    <w:rsid w:val="008F280B"/>
    <w:rsid w:val="008F3581"/>
    <w:rsid w:val="008F59A2"/>
    <w:rsid w:val="008F61C2"/>
    <w:rsid w:val="008F67C2"/>
    <w:rsid w:val="008F6C5D"/>
    <w:rsid w:val="009003BE"/>
    <w:rsid w:val="009006DA"/>
    <w:rsid w:val="00900D3D"/>
    <w:rsid w:val="0090213A"/>
    <w:rsid w:val="009033DF"/>
    <w:rsid w:val="00904CF1"/>
    <w:rsid w:val="00905527"/>
    <w:rsid w:val="009060ED"/>
    <w:rsid w:val="009071F5"/>
    <w:rsid w:val="00907634"/>
    <w:rsid w:val="009147CE"/>
    <w:rsid w:val="00914A27"/>
    <w:rsid w:val="009230A9"/>
    <w:rsid w:val="00925495"/>
    <w:rsid w:val="00925F55"/>
    <w:rsid w:val="00926173"/>
    <w:rsid w:val="00933AD3"/>
    <w:rsid w:val="009444E3"/>
    <w:rsid w:val="009476E1"/>
    <w:rsid w:val="0095185F"/>
    <w:rsid w:val="00951C97"/>
    <w:rsid w:val="00952832"/>
    <w:rsid w:val="00952E50"/>
    <w:rsid w:val="00954DC7"/>
    <w:rsid w:val="009611E1"/>
    <w:rsid w:val="009625D6"/>
    <w:rsid w:val="00964B7B"/>
    <w:rsid w:val="009679B2"/>
    <w:rsid w:val="009717BD"/>
    <w:rsid w:val="00971D67"/>
    <w:rsid w:val="009723BF"/>
    <w:rsid w:val="00972CF8"/>
    <w:rsid w:val="00975F93"/>
    <w:rsid w:val="0097622E"/>
    <w:rsid w:val="009769BA"/>
    <w:rsid w:val="00981184"/>
    <w:rsid w:val="0098173C"/>
    <w:rsid w:val="009841B5"/>
    <w:rsid w:val="00985632"/>
    <w:rsid w:val="00985F28"/>
    <w:rsid w:val="00985FFF"/>
    <w:rsid w:val="009869E2"/>
    <w:rsid w:val="00987272"/>
    <w:rsid w:val="009876F1"/>
    <w:rsid w:val="00991B24"/>
    <w:rsid w:val="00992CD6"/>
    <w:rsid w:val="00993CCC"/>
    <w:rsid w:val="009950FB"/>
    <w:rsid w:val="009A1244"/>
    <w:rsid w:val="009A154C"/>
    <w:rsid w:val="009A1639"/>
    <w:rsid w:val="009A4D27"/>
    <w:rsid w:val="009A63D5"/>
    <w:rsid w:val="009A7FED"/>
    <w:rsid w:val="009B0131"/>
    <w:rsid w:val="009B43BD"/>
    <w:rsid w:val="009B6A75"/>
    <w:rsid w:val="009C07EA"/>
    <w:rsid w:val="009C0D74"/>
    <w:rsid w:val="009D1E80"/>
    <w:rsid w:val="009D295C"/>
    <w:rsid w:val="009D322A"/>
    <w:rsid w:val="009D3C30"/>
    <w:rsid w:val="009D44A8"/>
    <w:rsid w:val="009D567D"/>
    <w:rsid w:val="009E1838"/>
    <w:rsid w:val="009E2B08"/>
    <w:rsid w:val="009E3317"/>
    <w:rsid w:val="009E3E21"/>
    <w:rsid w:val="009E505F"/>
    <w:rsid w:val="009E57E4"/>
    <w:rsid w:val="009E5BBC"/>
    <w:rsid w:val="009E7A37"/>
    <w:rsid w:val="009E7E6C"/>
    <w:rsid w:val="009F1773"/>
    <w:rsid w:val="009F2459"/>
    <w:rsid w:val="009F4CF1"/>
    <w:rsid w:val="00A01B58"/>
    <w:rsid w:val="00A07DCC"/>
    <w:rsid w:val="00A1464F"/>
    <w:rsid w:val="00A15116"/>
    <w:rsid w:val="00A2072B"/>
    <w:rsid w:val="00A20B3A"/>
    <w:rsid w:val="00A21DBC"/>
    <w:rsid w:val="00A233EC"/>
    <w:rsid w:val="00A242A3"/>
    <w:rsid w:val="00A248F0"/>
    <w:rsid w:val="00A248FB"/>
    <w:rsid w:val="00A24E53"/>
    <w:rsid w:val="00A25F74"/>
    <w:rsid w:val="00A268BA"/>
    <w:rsid w:val="00A273B2"/>
    <w:rsid w:val="00A27D5B"/>
    <w:rsid w:val="00A3042C"/>
    <w:rsid w:val="00A3150C"/>
    <w:rsid w:val="00A315E1"/>
    <w:rsid w:val="00A3358A"/>
    <w:rsid w:val="00A34D3C"/>
    <w:rsid w:val="00A36091"/>
    <w:rsid w:val="00A41673"/>
    <w:rsid w:val="00A41B81"/>
    <w:rsid w:val="00A424CF"/>
    <w:rsid w:val="00A43AB4"/>
    <w:rsid w:val="00A447A1"/>
    <w:rsid w:val="00A44EE7"/>
    <w:rsid w:val="00A46AAF"/>
    <w:rsid w:val="00A47064"/>
    <w:rsid w:val="00A47371"/>
    <w:rsid w:val="00A511A5"/>
    <w:rsid w:val="00A52442"/>
    <w:rsid w:val="00A5321F"/>
    <w:rsid w:val="00A532AC"/>
    <w:rsid w:val="00A55342"/>
    <w:rsid w:val="00A56419"/>
    <w:rsid w:val="00A57C3F"/>
    <w:rsid w:val="00A6149B"/>
    <w:rsid w:val="00A63133"/>
    <w:rsid w:val="00A64888"/>
    <w:rsid w:val="00A6633A"/>
    <w:rsid w:val="00A67917"/>
    <w:rsid w:val="00A707A9"/>
    <w:rsid w:val="00A709E8"/>
    <w:rsid w:val="00A7109C"/>
    <w:rsid w:val="00A73643"/>
    <w:rsid w:val="00A747D2"/>
    <w:rsid w:val="00A81AE1"/>
    <w:rsid w:val="00A82ABA"/>
    <w:rsid w:val="00A8407E"/>
    <w:rsid w:val="00A85288"/>
    <w:rsid w:val="00A918D7"/>
    <w:rsid w:val="00A93961"/>
    <w:rsid w:val="00A95CA9"/>
    <w:rsid w:val="00A962AB"/>
    <w:rsid w:val="00A962C1"/>
    <w:rsid w:val="00A97E21"/>
    <w:rsid w:val="00AA2C73"/>
    <w:rsid w:val="00AA4612"/>
    <w:rsid w:val="00AA6049"/>
    <w:rsid w:val="00AA650D"/>
    <w:rsid w:val="00AA6910"/>
    <w:rsid w:val="00AA7D2A"/>
    <w:rsid w:val="00AB1C33"/>
    <w:rsid w:val="00AB555A"/>
    <w:rsid w:val="00AC0129"/>
    <w:rsid w:val="00AC0886"/>
    <w:rsid w:val="00AC1297"/>
    <w:rsid w:val="00AC3B74"/>
    <w:rsid w:val="00AC760B"/>
    <w:rsid w:val="00AD54C2"/>
    <w:rsid w:val="00AD753A"/>
    <w:rsid w:val="00AE0DED"/>
    <w:rsid w:val="00AE12C7"/>
    <w:rsid w:val="00AE15B0"/>
    <w:rsid w:val="00AE30BA"/>
    <w:rsid w:val="00AE4172"/>
    <w:rsid w:val="00AE538B"/>
    <w:rsid w:val="00AE5886"/>
    <w:rsid w:val="00AE5F97"/>
    <w:rsid w:val="00AE63DF"/>
    <w:rsid w:val="00AE787D"/>
    <w:rsid w:val="00AF3B28"/>
    <w:rsid w:val="00AF57B8"/>
    <w:rsid w:val="00B0119A"/>
    <w:rsid w:val="00B02A01"/>
    <w:rsid w:val="00B02B74"/>
    <w:rsid w:val="00B068C0"/>
    <w:rsid w:val="00B07E90"/>
    <w:rsid w:val="00B07F6B"/>
    <w:rsid w:val="00B10C60"/>
    <w:rsid w:val="00B12AB7"/>
    <w:rsid w:val="00B15D42"/>
    <w:rsid w:val="00B1664B"/>
    <w:rsid w:val="00B178E4"/>
    <w:rsid w:val="00B203F6"/>
    <w:rsid w:val="00B215E8"/>
    <w:rsid w:val="00B2339B"/>
    <w:rsid w:val="00B24AAA"/>
    <w:rsid w:val="00B27E62"/>
    <w:rsid w:val="00B301D3"/>
    <w:rsid w:val="00B31BEA"/>
    <w:rsid w:val="00B3213D"/>
    <w:rsid w:val="00B40AAF"/>
    <w:rsid w:val="00B42669"/>
    <w:rsid w:val="00B46E56"/>
    <w:rsid w:val="00B50EBC"/>
    <w:rsid w:val="00B53567"/>
    <w:rsid w:val="00B53763"/>
    <w:rsid w:val="00B61710"/>
    <w:rsid w:val="00B62A8F"/>
    <w:rsid w:val="00B6365A"/>
    <w:rsid w:val="00B6424A"/>
    <w:rsid w:val="00B648C1"/>
    <w:rsid w:val="00B67294"/>
    <w:rsid w:val="00B70713"/>
    <w:rsid w:val="00B72F6A"/>
    <w:rsid w:val="00B73FA8"/>
    <w:rsid w:val="00B74033"/>
    <w:rsid w:val="00B82BDD"/>
    <w:rsid w:val="00B87495"/>
    <w:rsid w:val="00B902EB"/>
    <w:rsid w:val="00B92278"/>
    <w:rsid w:val="00B92F73"/>
    <w:rsid w:val="00B93F19"/>
    <w:rsid w:val="00B953C8"/>
    <w:rsid w:val="00B96372"/>
    <w:rsid w:val="00B96F2B"/>
    <w:rsid w:val="00BA07F9"/>
    <w:rsid w:val="00BA3E9D"/>
    <w:rsid w:val="00BA4C1A"/>
    <w:rsid w:val="00BA5595"/>
    <w:rsid w:val="00BA662F"/>
    <w:rsid w:val="00BA7008"/>
    <w:rsid w:val="00BB0B46"/>
    <w:rsid w:val="00BB192B"/>
    <w:rsid w:val="00BB2352"/>
    <w:rsid w:val="00BB239A"/>
    <w:rsid w:val="00BB4EB5"/>
    <w:rsid w:val="00BB505F"/>
    <w:rsid w:val="00BB6F3C"/>
    <w:rsid w:val="00BD1998"/>
    <w:rsid w:val="00BD42BD"/>
    <w:rsid w:val="00BD4B37"/>
    <w:rsid w:val="00BD5FA1"/>
    <w:rsid w:val="00BE02D1"/>
    <w:rsid w:val="00BE1E0D"/>
    <w:rsid w:val="00BE2B75"/>
    <w:rsid w:val="00BE2EDA"/>
    <w:rsid w:val="00BE4570"/>
    <w:rsid w:val="00BF025D"/>
    <w:rsid w:val="00BF6099"/>
    <w:rsid w:val="00BF6FA1"/>
    <w:rsid w:val="00C00AAC"/>
    <w:rsid w:val="00C00B29"/>
    <w:rsid w:val="00C00E1A"/>
    <w:rsid w:val="00C01D92"/>
    <w:rsid w:val="00C01FCD"/>
    <w:rsid w:val="00C03662"/>
    <w:rsid w:val="00C14EAF"/>
    <w:rsid w:val="00C16361"/>
    <w:rsid w:val="00C20454"/>
    <w:rsid w:val="00C21735"/>
    <w:rsid w:val="00C217D5"/>
    <w:rsid w:val="00C234F1"/>
    <w:rsid w:val="00C2407A"/>
    <w:rsid w:val="00C2761D"/>
    <w:rsid w:val="00C3427F"/>
    <w:rsid w:val="00C3494B"/>
    <w:rsid w:val="00C34BEB"/>
    <w:rsid w:val="00C4118B"/>
    <w:rsid w:val="00C41255"/>
    <w:rsid w:val="00C422B1"/>
    <w:rsid w:val="00C4319B"/>
    <w:rsid w:val="00C44943"/>
    <w:rsid w:val="00C476EB"/>
    <w:rsid w:val="00C546EF"/>
    <w:rsid w:val="00C5542E"/>
    <w:rsid w:val="00C60EB2"/>
    <w:rsid w:val="00C61A20"/>
    <w:rsid w:val="00C620F1"/>
    <w:rsid w:val="00C64DD8"/>
    <w:rsid w:val="00C678D1"/>
    <w:rsid w:val="00C70FE9"/>
    <w:rsid w:val="00C80ED7"/>
    <w:rsid w:val="00C81961"/>
    <w:rsid w:val="00C82BC8"/>
    <w:rsid w:val="00C8588A"/>
    <w:rsid w:val="00C85A5B"/>
    <w:rsid w:val="00C869A7"/>
    <w:rsid w:val="00C87827"/>
    <w:rsid w:val="00C90AA9"/>
    <w:rsid w:val="00C90E28"/>
    <w:rsid w:val="00C92B61"/>
    <w:rsid w:val="00C94CB2"/>
    <w:rsid w:val="00C96AFE"/>
    <w:rsid w:val="00C972DE"/>
    <w:rsid w:val="00C9746A"/>
    <w:rsid w:val="00C97610"/>
    <w:rsid w:val="00C97DE8"/>
    <w:rsid w:val="00CA17CD"/>
    <w:rsid w:val="00CA444D"/>
    <w:rsid w:val="00CA4F7F"/>
    <w:rsid w:val="00CA5EFC"/>
    <w:rsid w:val="00CA6564"/>
    <w:rsid w:val="00CA698E"/>
    <w:rsid w:val="00CA6BB3"/>
    <w:rsid w:val="00CA7968"/>
    <w:rsid w:val="00CB097A"/>
    <w:rsid w:val="00CB0FB3"/>
    <w:rsid w:val="00CB1E0B"/>
    <w:rsid w:val="00CB1E5E"/>
    <w:rsid w:val="00CB26A5"/>
    <w:rsid w:val="00CB440A"/>
    <w:rsid w:val="00CB45D7"/>
    <w:rsid w:val="00CB5DE6"/>
    <w:rsid w:val="00CB6AD2"/>
    <w:rsid w:val="00CB7AA6"/>
    <w:rsid w:val="00CB7B9A"/>
    <w:rsid w:val="00CC099C"/>
    <w:rsid w:val="00CC1C43"/>
    <w:rsid w:val="00CC3DFB"/>
    <w:rsid w:val="00CC4630"/>
    <w:rsid w:val="00CD11A5"/>
    <w:rsid w:val="00CD3E2E"/>
    <w:rsid w:val="00CD416F"/>
    <w:rsid w:val="00CD4717"/>
    <w:rsid w:val="00CD5AA0"/>
    <w:rsid w:val="00CD7619"/>
    <w:rsid w:val="00CE063B"/>
    <w:rsid w:val="00CE1C8C"/>
    <w:rsid w:val="00CE26C4"/>
    <w:rsid w:val="00CE2A91"/>
    <w:rsid w:val="00CE3B3C"/>
    <w:rsid w:val="00CE446A"/>
    <w:rsid w:val="00CF3CAF"/>
    <w:rsid w:val="00CF4009"/>
    <w:rsid w:val="00CF43BF"/>
    <w:rsid w:val="00CF4A26"/>
    <w:rsid w:val="00D02EEA"/>
    <w:rsid w:val="00D03E36"/>
    <w:rsid w:val="00D05201"/>
    <w:rsid w:val="00D0605B"/>
    <w:rsid w:val="00D07196"/>
    <w:rsid w:val="00D1162C"/>
    <w:rsid w:val="00D124BD"/>
    <w:rsid w:val="00D15240"/>
    <w:rsid w:val="00D1561C"/>
    <w:rsid w:val="00D15824"/>
    <w:rsid w:val="00D2307F"/>
    <w:rsid w:val="00D24297"/>
    <w:rsid w:val="00D24D00"/>
    <w:rsid w:val="00D26EF3"/>
    <w:rsid w:val="00D33677"/>
    <w:rsid w:val="00D3485F"/>
    <w:rsid w:val="00D35CB3"/>
    <w:rsid w:val="00D35CE0"/>
    <w:rsid w:val="00D366AA"/>
    <w:rsid w:val="00D41F7F"/>
    <w:rsid w:val="00D46722"/>
    <w:rsid w:val="00D4685D"/>
    <w:rsid w:val="00D472A7"/>
    <w:rsid w:val="00D527CD"/>
    <w:rsid w:val="00D55437"/>
    <w:rsid w:val="00D55ABD"/>
    <w:rsid w:val="00D55E8D"/>
    <w:rsid w:val="00D60037"/>
    <w:rsid w:val="00D61F05"/>
    <w:rsid w:val="00D62C56"/>
    <w:rsid w:val="00D64A6D"/>
    <w:rsid w:val="00D656A4"/>
    <w:rsid w:val="00D66472"/>
    <w:rsid w:val="00D66B55"/>
    <w:rsid w:val="00D71064"/>
    <w:rsid w:val="00D711AD"/>
    <w:rsid w:val="00D73F03"/>
    <w:rsid w:val="00D7501B"/>
    <w:rsid w:val="00D75C83"/>
    <w:rsid w:val="00D80B8D"/>
    <w:rsid w:val="00D817EB"/>
    <w:rsid w:val="00D8289F"/>
    <w:rsid w:val="00D8333F"/>
    <w:rsid w:val="00D8718B"/>
    <w:rsid w:val="00D8763B"/>
    <w:rsid w:val="00D911E2"/>
    <w:rsid w:val="00D93B41"/>
    <w:rsid w:val="00D93D1C"/>
    <w:rsid w:val="00DA0B17"/>
    <w:rsid w:val="00DA2DB0"/>
    <w:rsid w:val="00DA38D8"/>
    <w:rsid w:val="00DA3BEF"/>
    <w:rsid w:val="00DA4089"/>
    <w:rsid w:val="00DB0C99"/>
    <w:rsid w:val="00DB378A"/>
    <w:rsid w:val="00DB4E74"/>
    <w:rsid w:val="00DB50E3"/>
    <w:rsid w:val="00DB680C"/>
    <w:rsid w:val="00DB6CFB"/>
    <w:rsid w:val="00DC18E3"/>
    <w:rsid w:val="00DC4065"/>
    <w:rsid w:val="00DC4362"/>
    <w:rsid w:val="00DC4825"/>
    <w:rsid w:val="00DD6A2F"/>
    <w:rsid w:val="00DE0319"/>
    <w:rsid w:val="00DE060D"/>
    <w:rsid w:val="00DE236C"/>
    <w:rsid w:val="00DE60DE"/>
    <w:rsid w:val="00DE6AB3"/>
    <w:rsid w:val="00DF0FA1"/>
    <w:rsid w:val="00DF6897"/>
    <w:rsid w:val="00E002D5"/>
    <w:rsid w:val="00E03BA2"/>
    <w:rsid w:val="00E05190"/>
    <w:rsid w:val="00E06124"/>
    <w:rsid w:val="00E10456"/>
    <w:rsid w:val="00E111B6"/>
    <w:rsid w:val="00E1369A"/>
    <w:rsid w:val="00E13B9D"/>
    <w:rsid w:val="00E15AFD"/>
    <w:rsid w:val="00E17069"/>
    <w:rsid w:val="00E17B0B"/>
    <w:rsid w:val="00E208DB"/>
    <w:rsid w:val="00E23E96"/>
    <w:rsid w:val="00E347E3"/>
    <w:rsid w:val="00E34A8A"/>
    <w:rsid w:val="00E35A6A"/>
    <w:rsid w:val="00E36C6F"/>
    <w:rsid w:val="00E37F81"/>
    <w:rsid w:val="00E45B1E"/>
    <w:rsid w:val="00E46FF6"/>
    <w:rsid w:val="00E50730"/>
    <w:rsid w:val="00E54C33"/>
    <w:rsid w:val="00E54E5D"/>
    <w:rsid w:val="00E556E6"/>
    <w:rsid w:val="00E5662A"/>
    <w:rsid w:val="00E623A7"/>
    <w:rsid w:val="00E66564"/>
    <w:rsid w:val="00E67519"/>
    <w:rsid w:val="00E70EA7"/>
    <w:rsid w:val="00E71B62"/>
    <w:rsid w:val="00E72132"/>
    <w:rsid w:val="00E72463"/>
    <w:rsid w:val="00E742BA"/>
    <w:rsid w:val="00E74881"/>
    <w:rsid w:val="00E76ADB"/>
    <w:rsid w:val="00E77C3D"/>
    <w:rsid w:val="00E8033C"/>
    <w:rsid w:val="00E857CB"/>
    <w:rsid w:val="00E85D05"/>
    <w:rsid w:val="00E8741F"/>
    <w:rsid w:val="00E90B0E"/>
    <w:rsid w:val="00E91C10"/>
    <w:rsid w:val="00E92131"/>
    <w:rsid w:val="00E94091"/>
    <w:rsid w:val="00E9538F"/>
    <w:rsid w:val="00E95815"/>
    <w:rsid w:val="00EA2268"/>
    <w:rsid w:val="00EA4193"/>
    <w:rsid w:val="00EB06AB"/>
    <w:rsid w:val="00EB226F"/>
    <w:rsid w:val="00EB22AE"/>
    <w:rsid w:val="00EB295F"/>
    <w:rsid w:val="00EB2D34"/>
    <w:rsid w:val="00EB3E9B"/>
    <w:rsid w:val="00EC15FB"/>
    <w:rsid w:val="00EC1EAC"/>
    <w:rsid w:val="00EC5DFB"/>
    <w:rsid w:val="00EC69F1"/>
    <w:rsid w:val="00EC6C0A"/>
    <w:rsid w:val="00EC7AC3"/>
    <w:rsid w:val="00EC7F50"/>
    <w:rsid w:val="00ED02B2"/>
    <w:rsid w:val="00ED0375"/>
    <w:rsid w:val="00ED2FC9"/>
    <w:rsid w:val="00ED3162"/>
    <w:rsid w:val="00ED580F"/>
    <w:rsid w:val="00ED7B04"/>
    <w:rsid w:val="00EE1697"/>
    <w:rsid w:val="00EE21A6"/>
    <w:rsid w:val="00EE2D54"/>
    <w:rsid w:val="00EE2DC0"/>
    <w:rsid w:val="00EE31B5"/>
    <w:rsid w:val="00EE485D"/>
    <w:rsid w:val="00EF0DDD"/>
    <w:rsid w:val="00EF249E"/>
    <w:rsid w:val="00EF292F"/>
    <w:rsid w:val="00EF2C43"/>
    <w:rsid w:val="00EF35BA"/>
    <w:rsid w:val="00EF4CBF"/>
    <w:rsid w:val="00EF5BA7"/>
    <w:rsid w:val="00EF6C66"/>
    <w:rsid w:val="00F04DB5"/>
    <w:rsid w:val="00F054A8"/>
    <w:rsid w:val="00F0631E"/>
    <w:rsid w:val="00F064B2"/>
    <w:rsid w:val="00F06A72"/>
    <w:rsid w:val="00F06FC4"/>
    <w:rsid w:val="00F07E3A"/>
    <w:rsid w:val="00F1093C"/>
    <w:rsid w:val="00F15804"/>
    <w:rsid w:val="00F168D3"/>
    <w:rsid w:val="00F2058C"/>
    <w:rsid w:val="00F20B28"/>
    <w:rsid w:val="00F21702"/>
    <w:rsid w:val="00F21F9B"/>
    <w:rsid w:val="00F2379C"/>
    <w:rsid w:val="00F23937"/>
    <w:rsid w:val="00F247A8"/>
    <w:rsid w:val="00F26A75"/>
    <w:rsid w:val="00F2746A"/>
    <w:rsid w:val="00F27EF3"/>
    <w:rsid w:val="00F302FD"/>
    <w:rsid w:val="00F30861"/>
    <w:rsid w:val="00F310A0"/>
    <w:rsid w:val="00F31750"/>
    <w:rsid w:val="00F319D2"/>
    <w:rsid w:val="00F33CB9"/>
    <w:rsid w:val="00F40965"/>
    <w:rsid w:val="00F40D1A"/>
    <w:rsid w:val="00F441A5"/>
    <w:rsid w:val="00F44DAA"/>
    <w:rsid w:val="00F45CD1"/>
    <w:rsid w:val="00F4705A"/>
    <w:rsid w:val="00F51B2F"/>
    <w:rsid w:val="00F553E6"/>
    <w:rsid w:val="00F5646C"/>
    <w:rsid w:val="00F56A83"/>
    <w:rsid w:val="00F6451F"/>
    <w:rsid w:val="00F67D37"/>
    <w:rsid w:val="00F702A6"/>
    <w:rsid w:val="00F72AF7"/>
    <w:rsid w:val="00F77EFF"/>
    <w:rsid w:val="00F81D86"/>
    <w:rsid w:val="00F82E68"/>
    <w:rsid w:val="00F90EBF"/>
    <w:rsid w:val="00F90EDF"/>
    <w:rsid w:val="00F91259"/>
    <w:rsid w:val="00F927D7"/>
    <w:rsid w:val="00F932EA"/>
    <w:rsid w:val="00F93401"/>
    <w:rsid w:val="00F93DCC"/>
    <w:rsid w:val="00F97342"/>
    <w:rsid w:val="00FA2361"/>
    <w:rsid w:val="00FA341C"/>
    <w:rsid w:val="00FA4E45"/>
    <w:rsid w:val="00FB0F28"/>
    <w:rsid w:val="00FB2300"/>
    <w:rsid w:val="00FB36E1"/>
    <w:rsid w:val="00FB447D"/>
    <w:rsid w:val="00FB4AD9"/>
    <w:rsid w:val="00FB576B"/>
    <w:rsid w:val="00FB6706"/>
    <w:rsid w:val="00FB69B8"/>
    <w:rsid w:val="00FB727E"/>
    <w:rsid w:val="00FB78EE"/>
    <w:rsid w:val="00FC3089"/>
    <w:rsid w:val="00FC3291"/>
    <w:rsid w:val="00FC35D7"/>
    <w:rsid w:val="00FC36EA"/>
    <w:rsid w:val="00FC4091"/>
    <w:rsid w:val="00FD04E7"/>
    <w:rsid w:val="00FE13A0"/>
    <w:rsid w:val="00FE1BC8"/>
    <w:rsid w:val="00FE324A"/>
    <w:rsid w:val="00FE5E6D"/>
    <w:rsid w:val="00FE7F6A"/>
    <w:rsid w:val="00FF0477"/>
    <w:rsid w:val="00FF2A2D"/>
    <w:rsid w:val="00FF33BE"/>
    <w:rsid w:val="00FF3A9E"/>
    <w:rsid w:val="00FF52F6"/>
    <w:rsid w:val="00FF5D5E"/>
    <w:rsid w:val="00FF693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34084B8"/>
  <w15:chartTrackingRefBased/>
  <w15:docId w15:val="{816D11F4-F3B8-B34E-8D6C-00A02CA4E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E8D"/>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5B5B56"/>
    <w:pPr>
      <w:keepNext/>
      <w:keepLines/>
      <w:spacing w:before="240"/>
      <w:jc w:val="center"/>
      <w:outlineLvl w:val="0"/>
    </w:pPr>
    <w:rPr>
      <w:rFonts w:ascii="Arial" w:eastAsiaTheme="majorEastAsia" w:hAnsi="Arial"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5B56"/>
    <w:pPr>
      <w:keepNext/>
      <w:keepLines/>
      <w:spacing w:before="40"/>
      <w:jc w:val="center"/>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5B5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72DE"/>
    <w:pPr>
      <w:ind w:left="720"/>
      <w:contextualSpacing/>
    </w:pPr>
  </w:style>
  <w:style w:type="paragraph" w:styleId="NormalWeb">
    <w:name w:val="Normal (Web)"/>
    <w:basedOn w:val="Normal"/>
    <w:uiPriority w:val="99"/>
    <w:unhideWhenUsed/>
    <w:rsid w:val="00C00E1A"/>
    <w:pPr>
      <w:spacing w:before="100" w:beforeAutospacing="1" w:after="100" w:afterAutospacing="1"/>
    </w:pPr>
  </w:style>
  <w:style w:type="paragraph" w:styleId="FootnoteText">
    <w:name w:val="footnote text"/>
    <w:basedOn w:val="Normal"/>
    <w:link w:val="FootnoteTextChar"/>
    <w:uiPriority w:val="99"/>
    <w:unhideWhenUsed/>
    <w:rsid w:val="004B3CE8"/>
    <w:rPr>
      <w:rFonts w:ascii="Arial" w:eastAsiaTheme="minorHAnsi" w:hAnsi="Arial" w:cs="Arial"/>
      <w:sz w:val="20"/>
      <w:szCs w:val="20"/>
      <w:lang w:eastAsia="en-US"/>
    </w:rPr>
  </w:style>
  <w:style w:type="character" w:customStyle="1" w:styleId="FootnoteTextChar">
    <w:name w:val="Footnote Text Char"/>
    <w:basedOn w:val="DefaultParagraphFont"/>
    <w:link w:val="FootnoteText"/>
    <w:uiPriority w:val="99"/>
    <w:rsid w:val="004B3CE8"/>
    <w:rPr>
      <w:sz w:val="20"/>
      <w:szCs w:val="20"/>
    </w:rPr>
  </w:style>
  <w:style w:type="character" w:styleId="FootnoteReference">
    <w:name w:val="footnote reference"/>
    <w:basedOn w:val="DefaultParagraphFont"/>
    <w:uiPriority w:val="99"/>
    <w:semiHidden/>
    <w:unhideWhenUsed/>
    <w:rsid w:val="004B3CE8"/>
    <w:rPr>
      <w:vertAlign w:val="superscript"/>
    </w:rPr>
  </w:style>
  <w:style w:type="character" w:styleId="CommentReference">
    <w:name w:val="annotation reference"/>
    <w:basedOn w:val="DefaultParagraphFont"/>
    <w:uiPriority w:val="99"/>
    <w:semiHidden/>
    <w:unhideWhenUsed/>
    <w:rsid w:val="005A0C94"/>
    <w:rPr>
      <w:sz w:val="16"/>
      <w:szCs w:val="16"/>
    </w:rPr>
  </w:style>
  <w:style w:type="paragraph" w:styleId="CommentText">
    <w:name w:val="annotation text"/>
    <w:basedOn w:val="Normal"/>
    <w:link w:val="CommentTextChar"/>
    <w:uiPriority w:val="99"/>
    <w:unhideWhenUsed/>
    <w:rsid w:val="005A0C94"/>
    <w:rPr>
      <w:rFonts w:ascii="Arial" w:eastAsiaTheme="minorHAnsi" w:hAnsi="Arial" w:cs="Arial"/>
      <w:sz w:val="20"/>
      <w:szCs w:val="20"/>
      <w:lang w:eastAsia="en-US"/>
    </w:rPr>
  </w:style>
  <w:style w:type="character" w:customStyle="1" w:styleId="CommentTextChar">
    <w:name w:val="Comment Text Char"/>
    <w:basedOn w:val="DefaultParagraphFont"/>
    <w:link w:val="CommentText"/>
    <w:uiPriority w:val="99"/>
    <w:rsid w:val="005A0C94"/>
    <w:rPr>
      <w:sz w:val="20"/>
      <w:szCs w:val="20"/>
    </w:rPr>
  </w:style>
  <w:style w:type="paragraph" w:styleId="CommentSubject">
    <w:name w:val="annotation subject"/>
    <w:basedOn w:val="CommentText"/>
    <w:next w:val="CommentText"/>
    <w:link w:val="CommentSubjectChar"/>
    <w:uiPriority w:val="99"/>
    <w:semiHidden/>
    <w:unhideWhenUsed/>
    <w:rsid w:val="005A0C94"/>
    <w:rPr>
      <w:b/>
      <w:bCs/>
    </w:rPr>
  </w:style>
  <w:style w:type="character" w:customStyle="1" w:styleId="CommentSubjectChar">
    <w:name w:val="Comment Subject Char"/>
    <w:basedOn w:val="CommentTextChar"/>
    <w:link w:val="CommentSubject"/>
    <w:uiPriority w:val="99"/>
    <w:semiHidden/>
    <w:rsid w:val="005A0C94"/>
    <w:rPr>
      <w:b/>
      <w:bCs/>
      <w:sz w:val="20"/>
      <w:szCs w:val="20"/>
    </w:rPr>
  </w:style>
  <w:style w:type="character" w:styleId="Hyperlink">
    <w:name w:val="Hyperlink"/>
    <w:basedOn w:val="DefaultParagraphFont"/>
    <w:uiPriority w:val="99"/>
    <w:unhideWhenUsed/>
    <w:rsid w:val="006C2505"/>
    <w:rPr>
      <w:color w:val="0563C1" w:themeColor="hyperlink"/>
      <w:u w:val="single"/>
    </w:rPr>
  </w:style>
  <w:style w:type="paragraph" w:customStyle="1" w:styleId="MCfootnote">
    <w:name w:val="MC footnote"/>
    <w:basedOn w:val="Normal"/>
    <w:qFormat/>
    <w:rsid w:val="006C2505"/>
    <w:rPr>
      <w:sz w:val="16"/>
      <w:szCs w:val="16"/>
      <w:lang w:eastAsia="en-US"/>
    </w:rPr>
  </w:style>
  <w:style w:type="character" w:customStyle="1" w:styleId="Heading1Char">
    <w:name w:val="Heading 1 Char"/>
    <w:basedOn w:val="DefaultParagraphFont"/>
    <w:link w:val="Heading1"/>
    <w:uiPriority w:val="9"/>
    <w:rsid w:val="005B5B56"/>
    <w:rPr>
      <w:rFonts w:eastAsiaTheme="majorEastAsia" w:cstheme="majorBidi"/>
      <w:color w:val="2F5496" w:themeColor="accent1" w:themeShade="BF"/>
      <w:sz w:val="32"/>
      <w:szCs w:val="32"/>
      <w:lang w:eastAsia="en-GB"/>
    </w:rPr>
  </w:style>
  <w:style w:type="paragraph" w:styleId="Revision">
    <w:name w:val="Revision"/>
    <w:hidden/>
    <w:uiPriority w:val="99"/>
    <w:semiHidden/>
    <w:rsid w:val="001323F4"/>
  </w:style>
  <w:style w:type="character" w:customStyle="1" w:styleId="Heading2Char">
    <w:name w:val="Heading 2 Char"/>
    <w:basedOn w:val="DefaultParagraphFont"/>
    <w:link w:val="Heading2"/>
    <w:uiPriority w:val="9"/>
    <w:rsid w:val="005B5B56"/>
    <w:rPr>
      <w:rFonts w:asciiTheme="majorHAnsi" w:eastAsiaTheme="majorEastAsia" w:hAnsiTheme="majorHAnsi" w:cstheme="majorBidi"/>
      <w:color w:val="2F5496" w:themeColor="accent1" w:themeShade="BF"/>
      <w:sz w:val="26"/>
      <w:szCs w:val="26"/>
      <w:lang w:eastAsia="en-GB"/>
    </w:rPr>
  </w:style>
  <w:style w:type="character" w:customStyle="1" w:styleId="apple-converted-space">
    <w:name w:val="apple-converted-space"/>
    <w:basedOn w:val="DefaultParagraphFont"/>
    <w:rsid w:val="00A36091"/>
  </w:style>
  <w:style w:type="character" w:styleId="UnresolvedMention">
    <w:name w:val="Unresolved Mention"/>
    <w:basedOn w:val="DefaultParagraphFont"/>
    <w:uiPriority w:val="99"/>
    <w:semiHidden/>
    <w:unhideWhenUsed/>
    <w:rsid w:val="009D44A8"/>
    <w:rPr>
      <w:color w:val="605E5C"/>
      <w:shd w:val="clear" w:color="auto" w:fill="E1DFDD"/>
    </w:rPr>
  </w:style>
  <w:style w:type="character" w:styleId="Emphasis">
    <w:name w:val="Emphasis"/>
    <w:basedOn w:val="DefaultParagraphFont"/>
    <w:uiPriority w:val="20"/>
    <w:qFormat/>
    <w:rsid w:val="00BE4570"/>
    <w:rPr>
      <w:i/>
      <w:iCs/>
    </w:rPr>
  </w:style>
  <w:style w:type="character" w:styleId="FollowedHyperlink">
    <w:name w:val="FollowedHyperlink"/>
    <w:basedOn w:val="DefaultParagraphFont"/>
    <w:uiPriority w:val="99"/>
    <w:semiHidden/>
    <w:unhideWhenUsed/>
    <w:rsid w:val="00FB727E"/>
    <w:rPr>
      <w:color w:val="954F72" w:themeColor="followedHyperlink"/>
      <w:u w:val="single"/>
    </w:rPr>
  </w:style>
  <w:style w:type="paragraph" w:styleId="Header">
    <w:name w:val="header"/>
    <w:basedOn w:val="Normal"/>
    <w:link w:val="HeaderChar"/>
    <w:uiPriority w:val="99"/>
    <w:unhideWhenUsed/>
    <w:rsid w:val="00FF2A2D"/>
    <w:pPr>
      <w:tabs>
        <w:tab w:val="center" w:pos="4513"/>
        <w:tab w:val="right" w:pos="9026"/>
      </w:tabs>
    </w:pPr>
  </w:style>
  <w:style w:type="character" w:customStyle="1" w:styleId="HeaderChar">
    <w:name w:val="Header Char"/>
    <w:basedOn w:val="DefaultParagraphFont"/>
    <w:link w:val="Header"/>
    <w:uiPriority w:val="99"/>
    <w:rsid w:val="00FF2A2D"/>
    <w:rPr>
      <w:rFonts w:ascii="Times New Roman" w:eastAsia="Times New Roman" w:hAnsi="Times New Roman" w:cs="Times New Roman"/>
      <w:lang w:eastAsia="en-GB"/>
    </w:rPr>
  </w:style>
  <w:style w:type="paragraph" w:styleId="Footer">
    <w:name w:val="footer"/>
    <w:basedOn w:val="Normal"/>
    <w:link w:val="FooterChar"/>
    <w:uiPriority w:val="99"/>
    <w:unhideWhenUsed/>
    <w:rsid w:val="00FF2A2D"/>
    <w:pPr>
      <w:tabs>
        <w:tab w:val="center" w:pos="4513"/>
        <w:tab w:val="right" w:pos="9026"/>
      </w:tabs>
    </w:pPr>
  </w:style>
  <w:style w:type="character" w:customStyle="1" w:styleId="FooterChar">
    <w:name w:val="Footer Char"/>
    <w:basedOn w:val="DefaultParagraphFont"/>
    <w:link w:val="Footer"/>
    <w:uiPriority w:val="99"/>
    <w:rsid w:val="00FF2A2D"/>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FF2A2D"/>
  </w:style>
  <w:style w:type="paragraph" w:styleId="NoSpacing">
    <w:name w:val="No Spacing"/>
    <w:uiPriority w:val="1"/>
    <w:qFormat/>
    <w:rsid w:val="005B5B56"/>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5B5B56"/>
    <w:rPr>
      <w:rFonts w:asciiTheme="majorHAnsi" w:eastAsiaTheme="majorEastAsia" w:hAnsiTheme="majorHAnsi" w:cstheme="majorBidi"/>
      <w:color w:val="1F3763" w:themeColor="accent1" w:themeShade="7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8275">
      <w:bodyDiv w:val="1"/>
      <w:marLeft w:val="0"/>
      <w:marRight w:val="0"/>
      <w:marTop w:val="0"/>
      <w:marBottom w:val="0"/>
      <w:divBdr>
        <w:top w:val="none" w:sz="0" w:space="0" w:color="auto"/>
        <w:left w:val="none" w:sz="0" w:space="0" w:color="auto"/>
        <w:bottom w:val="none" w:sz="0" w:space="0" w:color="auto"/>
        <w:right w:val="none" w:sz="0" w:space="0" w:color="auto"/>
      </w:divBdr>
    </w:div>
    <w:div w:id="127433030">
      <w:bodyDiv w:val="1"/>
      <w:marLeft w:val="0"/>
      <w:marRight w:val="0"/>
      <w:marTop w:val="0"/>
      <w:marBottom w:val="0"/>
      <w:divBdr>
        <w:top w:val="none" w:sz="0" w:space="0" w:color="auto"/>
        <w:left w:val="none" w:sz="0" w:space="0" w:color="auto"/>
        <w:bottom w:val="none" w:sz="0" w:space="0" w:color="auto"/>
        <w:right w:val="none" w:sz="0" w:space="0" w:color="auto"/>
      </w:divBdr>
    </w:div>
    <w:div w:id="183598848">
      <w:bodyDiv w:val="1"/>
      <w:marLeft w:val="0"/>
      <w:marRight w:val="0"/>
      <w:marTop w:val="0"/>
      <w:marBottom w:val="0"/>
      <w:divBdr>
        <w:top w:val="none" w:sz="0" w:space="0" w:color="auto"/>
        <w:left w:val="none" w:sz="0" w:space="0" w:color="auto"/>
        <w:bottom w:val="none" w:sz="0" w:space="0" w:color="auto"/>
        <w:right w:val="none" w:sz="0" w:space="0" w:color="auto"/>
      </w:divBdr>
    </w:div>
    <w:div w:id="223807176">
      <w:bodyDiv w:val="1"/>
      <w:marLeft w:val="0"/>
      <w:marRight w:val="0"/>
      <w:marTop w:val="0"/>
      <w:marBottom w:val="0"/>
      <w:divBdr>
        <w:top w:val="none" w:sz="0" w:space="0" w:color="auto"/>
        <w:left w:val="none" w:sz="0" w:space="0" w:color="auto"/>
        <w:bottom w:val="none" w:sz="0" w:space="0" w:color="auto"/>
        <w:right w:val="none" w:sz="0" w:space="0" w:color="auto"/>
      </w:divBdr>
    </w:div>
    <w:div w:id="228421998">
      <w:bodyDiv w:val="1"/>
      <w:marLeft w:val="0"/>
      <w:marRight w:val="0"/>
      <w:marTop w:val="0"/>
      <w:marBottom w:val="0"/>
      <w:divBdr>
        <w:top w:val="none" w:sz="0" w:space="0" w:color="auto"/>
        <w:left w:val="none" w:sz="0" w:space="0" w:color="auto"/>
        <w:bottom w:val="none" w:sz="0" w:space="0" w:color="auto"/>
        <w:right w:val="none" w:sz="0" w:space="0" w:color="auto"/>
      </w:divBdr>
    </w:div>
    <w:div w:id="263194456">
      <w:bodyDiv w:val="1"/>
      <w:marLeft w:val="0"/>
      <w:marRight w:val="0"/>
      <w:marTop w:val="0"/>
      <w:marBottom w:val="0"/>
      <w:divBdr>
        <w:top w:val="none" w:sz="0" w:space="0" w:color="auto"/>
        <w:left w:val="none" w:sz="0" w:space="0" w:color="auto"/>
        <w:bottom w:val="none" w:sz="0" w:space="0" w:color="auto"/>
        <w:right w:val="none" w:sz="0" w:space="0" w:color="auto"/>
      </w:divBdr>
    </w:div>
    <w:div w:id="306132017">
      <w:bodyDiv w:val="1"/>
      <w:marLeft w:val="0"/>
      <w:marRight w:val="0"/>
      <w:marTop w:val="0"/>
      <w:marBottom w:val="0"/>
      <w:divBdr>
        <w:top w:val="none" w:sz="0" w:space="0" w:color="auto"/>
        <w:left w:val="none" w:sz="0" w:space="0" w:color="auto"/>
        <w:bottom w:val="none" w:sz="0" w:space="0" w:color="auto"/>
        <w:right w:val="none" w:sz="0" w:space="0" w:color="auto"/>
      </w:divBdr>
    </w:div>
    <w:div w:id="355080002">
      <w:bodyDiv w:val="1"/>
      <w:marLeft w:val="0"/>
      <w:marRight w:val="0"/>
      <w:marTop w:val="0"/>
      <w:marBottom w:val="0"/>
      <w:divBdr>
        <w:top w:val="none" w:sz="0" w:space="0" w:color="auto"/>
        <w:left w:val="none" w:sz="0" w:space="0" w:color="auto"/>
        <w:bottom w:val="none" w:sz="0" w:space="0" w:color="auto"/>
        <w:right w:val="none" w:sz="0" w:space="0" w:color="auto"/>
      </w:divBdr>
    </w:div>
    <w:div w:id="397173205">
      <w:bodyDiv w:val="1"/>
      <w:marLeft w:val="0"/>
      <w:marRight w:val="0"/>
      <w:marTop w:val="0"/>
      <w:marBottom w:val="0"/>
      <w:divBdr>
        <w:top w:val="none" w:sz="0" w:space="0" w:color="auto"/>
        <w:left w:val="none" w:sz="0" w:space="0" w:color="auto"/>
        <w:bottom w:val="none" w:sz="0" w:space="0" w:color="auto"/>
        <w:right w:val="none" w:sz="0" w:space="0" w:color="auto"/>
      </w:divBdr>
    </w:div>
    <w:div w:id="405037558">
      <w:bodyDiv w:val="1"/>
      <w:marLeft w:val="0"/>
      <w:marRight w:val="0"/>
      <w:marTop w:val="0"/>
      <w:marBottom w:val="0"/>
      <w:divBdr>
        <w:top w:val="none" w:sz="0" w:space="0" w:color="auto"/>
        <w:left w:val="none" w:sz="0" w:space="0" w:color="auto"/>
        <w:bottom w:val="none" w:sz="0" w:space="0" w:color="auto"/>
        <w:right w:val="none" w:sz="0" w:space="0" w:color="auto"/>
      </w:divBdr>
    </w:div>
    <w:div w:id="517240196">
      <w:bodyDiv w:val="1"/>
      <w:marLeft w:val="0"/>
      <w:marRight w:val="0"/>
      <w:marTop w:val="0"/>
      <w:marBottom w:val="0"/>
      <w:divBdr>
        <w:top w:val="none" w:sz="0" w:space="0" w:color="auto"/>
        <w:left w:val="none" w:sz="0" w:space="0" w:color="auto"/>
        <w:bottom w:val="none" w:sz="0" w:space="0" w:color="auto"/>
        <w:right w:val="none" w:sz="0" w:space="0" w:color="auto"/>
      </w:divBdr>
    </w:div>
    <w:div w:id="543908178">
      <w:bodyDiv w:val="1"/>
      <w:marLeft w:val="0"/>
      <w:marRight w:val="0"/>
      <w:marTop w:val="0"/>
      <w:marBottom w:val="0"/>
      <w:divBdr>
        <w:top w:val="none" w:sz="0" w:space="0" w:color="auto"/>
        <w:left w:val="none" w:sz="0" w:space="0" w:color="auto"/>
        <w:bottom w:val="none" w:sz="0" w:space="0" w:color="auto"/>
        <w:right w:val="none" w:sz="0" w:space="0" w:color="auto"/>
      </w:divBdr>
    </w:div>
    <w:div w:id="549344502">
      <w:bodyDiv w:val="1"/>
      <w:marLeft w:val="0"/>
      <w:marRight w:val="0"/>
      <w:marTop w:val="0"/>
      <w:marBottom w:val="0"/>
      <w:divBdr>
        <w:top w:val="none" w:sz="0" w:space="0" w:color="auto"/>
        <w:left w:val="none" w:sz="0" w:space="0" w:color="auto"/>
        <w:bottom w:val="none" w:sz="0" w:space="0" w:color="auto"/>
        <w:right w:val="none" w:sz="0" w:space="0" w:color="auto"/>
      </w:divBdr>
    </w:div>
    <w:div w:id="549808425">
      <w:bodyDiv w:val="1"/>
      <w:marLeft w:val="0"/>
      <w:marRight w:val="0"/>
      <w:marTop w:val="0"/>
      <w:marBottom w:val="0"/>
      <w:divBdr>
        <w:top w:val="none" w:sz="0" w:space="0" w:color="auto"/>
        <w:left w:val="none" w:sz="0" w:space="0" w:color="auto"/>
        <w:bottom w:val="none" w:sz="0" w:space="0" w:color="auto"/>
        <w:right w:val="none" w:sz="0" w:space="0" w:color="auto"/>
      </w:divBdr>
    </w:div>
    <w:div w:id="565451867">
      <w:bodyDiv w:val="1"/>
      <w:marLeft w:val="0"/>
      <w:marRight w:val="0"/>
      <w:marTop w:val="0"/>
      <w:marBottom w:val="0"/>
      <w:divBdr>
        <w:top w:val="none" w:sz="0" w:space="0" w:color="auto"/>
        <w:left w:val="none" w:sz="0" w:space="0" w:color="auto"/>
        <w:bottom w:val="none" w:sz="0" w:space="0" w:color="auto"/>
        <w:right w:val="none" w:sz="0" w:space="0" w:color="auto"/>
      </w:divBdr>
    </w:div>
    <w:div w:id="618490624">
      <w:bodyDiv w:val="1"/>
      <w:marLeft w:val="0"/>
      <w:marRight w:val="0"/>
      <w:marTop w:val="0"/>
      <w:marBottom w:val="0"/>
      <w:divBdr>
        <w:top w:val="none" w:sz="0" w:space="0" w:color="auto"/>
        <w:left w:val="none" w:sz="0" w:space="0" w:color="auto"/>
        <w:bottom w:val="none" w:sz="0" w:space="0" w:color="auto"/>
        <w:right w:val="none" w:sz="0" w:space="0" w:color="auto"/>
      </w:divBdr>
    </w:div>
    <w:div w:id="641154257">
      <w:bodyDiv w:val="1"/>
      <w:marLeft w:val="0"/>
      <w:marRight w:val="0"/>
      <w:marTop w:val="0"/>
      <w:marBottom w:val="0"/>
      <w:divBdr>
        <w:top w:val="none" w:sz="0" w:space="0" w:color="auto"/>
        <w:left w:val="none" w:sz="0" w:space="0" w:color="auto"/>
        <w:bottom w:val="none" w:sz="0" w:space="0" w:color="auto"/>
        <w:right w:val="none" w:sz="0" w:space="0" w:color="auto"/>
      </w:divBdr>
    </w:div>
    <w:div w:id="755827353">
      <w:bodyDiv w:val="1"/>
      <w:marLeft w:val="0"/>
      <w:marRight w:val="0"/>
      <w:marTop w:val="0"/>
      <w:marBottom w:val="0"/>
      <w:divBdr>
        <w:top w:val="none" w:sz="0" w:space="0" w:color="auto"/>
        <w:left w:val="none" w:sz="0" w:space="0" w:color="auto"/>
        <w:bottom w:val="none" w:sz="0" w:space="0" w:color="auto"/>
        <w:right w:val="none" w:sz="0" w:space="0" w:color="auto"/>
      </w:divBdr>
      <w:divsChild>
        <w:div w:id="667094308">
          <w:marLeft w:val="0"/>
          <w:marRight w:val="0"/>
          <w:marTop w:val="0"/>
          <w:marBottom w:val="0"/>
          <w:divBdr>
            <w:top w:val="none" w:sz="0" w:space="0" w:color="auto"/>
            <w:left w:val="none" w:sz="0" w:space="0" w:color="auto"/>
            <w:bottom w:val="none" w:sz="0" w:space="0" w:color="auto"/>
            <w:right w:val="none" w:sz="0" w:space="0" w:color="auto"/>
          </w:divBdr>
          <w:divsChild>
            <w:div w:id="1571116122">
              <w:marLeft w:val="0"/>
              <w:marRight w:val="0"/>
              <w:marTop w:val="0"/>
              <w:marBottom w:val="0"/>
              <w:divBdr>
                <w:top w:val="none" w:sz="0" w:space="0" w:color="auto"/>
                <w:left w:val="none" w:sz="0" w:space="0" w:color="auto"/>
                <w:bottom w:val="none" w:sz="0" w:space="0" w:color="auto"/>
                <w:right w:val="none" w:sz="0" w:space="0" w:color="auto"/>
              </w:divBdr>
              <w:divsChild>
                <w:div w:id="192587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85529">
      <w:bodyDiv w:val="1"/>
      <w:marLeft w:val="0"/>
      <w:marRight w:val="0"/>
      <w:marTop w:val="0"/>
      <w:marBottom w:val="0"/>
      <w:divBdr>
        <w:top w:val="none" w:sz="0" w:space="0" w:color="auto"/>
        <w:left w:val="none" w:sz="0" w:space="0" w:color="auto"/>
        <w:bottom w:val="none" w:sz="0" w:space="0" w:color="auto"/>
        <w:right w:val="none" w:sz="0" w:space="0" w:color="auto"/>
      </w:divBdr>
    </w:div>
    <w:div w:id="841312248">
      <w:bodyDiv w:val="1"/>
      <w:marLeft w:val="0"/>
      <w:marRight w:val="0"/>
      <w:marTop w:val="0"/>
      <w:marBottom w:val="0"/>
      <w:divBdr>
        <w:top w:val="none" w:sz="0" w:space="0" w:color="auto"/>
        <w:left w:val="none" w:sz="0" w:space="0" w:color="auto"/>
        <w:bottom w:val="none" w:sz="0" w:space="0" w:color="auto"/>
        <w:right w:val="none" w:sz="0" w:space="0" w:color="auto"/>
      </w:divBdr>
    </w:div>
    <w:div w:id="880287934">
      <w:bodyDiv w:val="1"/>
      <w:marLeft w:val="0"/>
      <w:marRight w:val="0"/>
      <w:marTop w:val="0"/>
      <w:marBottom w:val="0"/>
      <w:divBdr>
        <w:top w:val="none" w:sz="0" w:space="0" w:color="auto"/>
        <w:left w:val="none" w:sz="0" w:space="0" w:color="auto"/>
        <w:bottom w:val="none" w:sz="0" w:space="0" w:color="auto"/>
        <w:right w:val="none" w:sz="0" w:space="0" w:color="auto"/>
      </w:divBdr>
    </w:div>
    <w:div w:id="889460011">
      <w:bodyDiv w:val="1"/>
      <w:marLeft w:val="0"/>
      <w:marRight w:val="0"/>
      <w:marTop w:val="0"/>
      <w:marBottom w:val="0"/>
      <w:divBdr>
        <w:top w:val="none" w:sz="0" w:space="0" w:color="auto"/>
        <w:left w:val="none" w:sz="0" w:space="0" w:color="auto"/>
        <w:bottom w:val="none" w:sz="0" w:space="0" w:color="auto"/>
        <w:right w:val="none" w:sz="0" w:space="0" w:color="auto"/>
      </w:divBdr>
    </w:div>
    <w:div w:id="1002317436">
      <w:bodyDiv w:val="1"/>
      <w:marLeft w:val="0"/>
      <w:marRight w:val="0"/>
      <w:marTop w:val="0"/>
      <w:marBottom w:val="0"/>
      <w:divBdr>
        <w:top w:val="none" w:sz="0" w:space="0" w:color="auto"/>
        <w:left w:val="none" w:sz="0" w:space="0" w:color="auto"/>
        <w:bottom w:val="none" w:sz="0" w:space="0" w:color="auto"/>
        <w:right w:val="none" w:sz="0" w:space="0" w:color="auto"/>
      </w:divBdr>
    </w:div>
    <w:div w:id="1018234052">
      <w:bodyDiv w:val="1"/>
      <w:marLeft w:val="0"/>
      <w:marRight w:val="0"/>
      <w:marTop w:val="0"/>
      <w:marBottom w:val="0"/>
      <w:divBdr>
        <w:top w:val="none" w:sz="0" w:space="0" w:color="auto"/>
        <w:left w:val="none" w:sz="0" w:space="0" w:color="auto"/>
        <w:bottom w:val="none" w:sz="0" w:space="0" w:color="auto"/>
        <w:right w:val="none" w:sz="0" w:space="0" w:color="auto"/>
      </w:divBdr>
    </w:div>
    <w:div w:id="1037661382">
      <w:bodyDiv w:val="1"/>
      <w:marLeft w:val="0"/>
      <w:marRight w:val="0"/>
      <w:marTop w:val="0"/>
      <w:marBottom w:val="0"/>
      <w:divBdr>
        <w:top w:val="none" w:sz="0" w:space="0" w:color="auto"/>
        <w:left w:val="none" w:sz="0" w:space="0" w:color="auto"/>
        <w:bottom w:val="none" w:sz="0" w:space="0" w:color="auto"/>
        <w:right w:val="none" w:sz="0" w:space="0" w:color="auto"/>
      </w:divBdr>
    </w:div>
    <w:div w:id="1062756928">
      <w:bodyDiv w:val="1"/>
      <w:marLeft w:val="0"/>
      <w:marRight w:val="0"/>
      <w:marTop w:val="0"/>
      <w:marBottom w:val="0"/>
      <w:divBdr>
        <w:top w:val="none" w:sz="0" w:space="0" w:color="auto"/>
        <w:left w:val="none" w:sz="0" w:space="0" w:color="auto"/>
        <w:bottom w:val="none" w:sz="0" w:space="0" w:color="auto"/>
        <w:right w:val="none" w:sz="0" w:space="0" w:color="auto"/>
      </w:divBdr>
    </w:div>
    <w:div w:id="1077752053">
      <w:bodyDiv w:val="1"/>
      <w:marLeft w:val="0"/>
      <w:marRight w:val="0"/>
      <w:marTop w:val="0"/>
      <w:marBottom w:val="0"/>
      <w:divBdr>
        <w:top w:val="none" w:sz="0" w:space="0" w:color="auto"/>
        <w:left w:val="none" w:sz="0" w:space="0" w:color="auto"/>
        <w:bottom w:val="none" w:sz="0" w:space="0" w:color="auto"/>
        <w:right w:val="none" w:sz="0" w:space="0" w:color="auto"/>
      </w:divBdr>
    </w:div>
    <w:div w:id="1117792443">
      <w:bodyDiv w:val="1"/>
      <w:marLeft w:val="0"/>
      <w:marRight w:val="0"/>
      <w:marTop w:val="0"/>
      <w:marBottom w:val="0"/>
      <w:divBdr>
        <w:top w:val="none" w:sz="0" w:space="0" w:color="auto"/>
        <w:left w:val="none" w:sz="0" w:space="0" w:color="auto"/>
        <w:bottom w:val="none" w:sz="0" w:space="0" w:color="auto"/>
        <w:right w:val="none" w:sz="0" w:space="0" w:color="auto"/>
      </w:divBdr>
    </w:div>
    <w:div w:id="1136989192">
      <w:bodyDiv w:val="1"/>
      <w:marLeft w:val="0"/>
      <w:marRight w:val="0"/>
      <w:marTop w:val="0"/>
      <w:marBottom w:val="0"/>
      <w:divBdr>
        <w:top w:val="none" w:sz="0" w:space="0" w:color="auto"/>
        <w:left w:val="none" w:sz="0" w:space="0" w:color="auto"/>
        <w:bottom w:val="none" w:sz="0" w:space="0" w:color="auto"/>
        <w:right w:val="none" w:sz="0" w:space="0" w:color="auto"/>
      </w:divBdr>
    </w:div>
    <w:div w:id="1178888076">
      <w:bodyDiv w:val="1"/>
      <w:marLeft w:val="0"/>
      <w:marRight w:val="0"/>
      <w:marTop w:val="0"/>
      <w:marBottom w:val="0"/>
      <w:divBdr>
        <w:top w:val="none" w:sz="0" w:space="0" w:color="auto"/>
        <w:left w:val="none" w:sz="0" w:space="0" w:color="auto"/>
        <w:bottom w:val="none" w:sz="0" w:space="0" w:color="auto"/>
        <w:right w:val="none" w:sz="0" w:space="0" w:color="auto"/>
      </w:divBdr>
    </w:div>
    <w:div w:id="1198394704">
      <w:bodyDiv w:val="1"/>
      <w:marLeft w:val="0"/>
      <w:marRight w:val="0"/>
      <w:marTop w:val="0"/>
      <w:marBottom w:val="0"/>
      <w:divBdr>
        <w:top w:val="none" w:sz="0" w:space="0" w:color="auto"/>
        <w:left w:val="none" w:sz="0" w:space="0" w:color="auto"/>
        <w:bottom w:val="none" w:sz="0" w:space="0" w:color="auto"/>
        <w:right w:val="none" w:sz="0" w:space="0" w:color="auto"/>
      </w:divBdr>
    </w:div>
    <w:div w:id="1211191081">
      <w:bodyDiv w:val="1"/>
      <w:marLeft w:val="0"/>
      <w:marRight w:val="0"/>
      <w:marTop w:val="0"/>
      <w:marBottom w:val="0"/>
      <w:divBdr>
        <w:top w:val="none" w:sz="0" w:space="0" w:color="auto"/>
        <w:left w:val="none" w:sz="0" w:space="0" w:color="auto"/>
        <w:bottom w:val="none" w:sz="0" w:space="0" w:color="auto"/>
        <w:right w:val="none" w:sz="0" w:space="0" w:color="auto"/>
      </w:divBdr>
      <w:divsChild>
        <w:div w:id="1307972151">
          <w:marLeft w:val="0"/>
          <w:marRight w:val="0"/>
          <w:marTop w:val="0"/>
          <w:marBottom w:val="0"/>
          <w:divBdr>
            <w:top w:val="none" w:sz="0" w:space="0" w:color="auto"/>
            <w:left w:val="none" w:sz="0" w:space="0" w:color="auto"/>
            <w:bottom w:val="none" w:sz="0" w:space="0" w:color="auto"/>
            <w:right w:val="none" w:sz="0" w:space="0" w:color="auto"/>
          </w:divBdr>
          <w:divsChild>
            <w:div w:id="119345749">
              <w:marLeft w:val="0"/>
              <w:marRight w:val="0"/>
              <w:marTop w:val="0"/>
              <w:marBottom w:val="0"/>
              <w:divBdr>
                <w:top w:val="none" w:sz="0" w:space="0" w:color="auto"/>
                <w:left w:val="none" w:sz="0" w:space="0" w:color="auto"/>
                <w:bottom w:val="none" w:sz="0" w:space="0" w:color="auto"/>
                <w:right w:val="none" w:sz="0" w:space="0" w:color="auto"/>
              </w:divBdr>
              <w:divsChild>
                <w:div w:id="9391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13404">
      <w:bodyDiv w:val="1"/>
      <w:marLeft w:val="0"/>
      <w:marRight w:val="0"/>
      <w:marTop w:val="0"/>
      <w:marBottom w:val="0"/>
      <w:divBdr>
        <w:top w:val="none" w:sz="0" w:space="0" w:color="auto"/>
        <w:left w:val="none" w:sz="0" w:space="0" w:color="auto"/>
        <w:bottom w:val="none" w:sz="0" w:space="0" w:color="auto"/>
        <w:right w:val="none" w:sz="0" w:space="0" w:color="auto"/>
      </w:divBdr>
    </w:div>
    <w:div w:id="1262224366">
      <w:bodyDiv w:val="1"/>
      <w:marLeft w:val="0"/>
      <w:marRight w:val="0"/>
      <w:marTop w:val="0"/>
      <w:marBottom w:val="0"/>
      <w:divBdr>
        <w:top w:val="none" w:sz="0" w:space="0" w:color="auto"/>
        <w:left w:val="none" w:sz="0" w:space="0" w:color="auto"/>
        <w:bottom w:val="none" w:sz="0" w:space="0" w:color="auto"/>
        <w:right w:val="none" w:sz="0" w:space="0" w:color="auto"/>
      </w:divBdr>
    </w:div>
    <w:div w:id="1278221468">
      <w:bodyDiv w:val="1"/>
      <w:marLeft w:val="0"/>
      <w:marRight w:val="0"/>
      <w:marTop w:val="0"/>
      <w:marBottom w:val="0"/>
      <w:divBdr>
        <w:top w:val="none" w:sz="0" w:space="0" w:color="auto"/>
        <w:left w:val="none" w:sz="0" w:space="0" w:color="auto"/>
        <w:bottom w:val="none" w:sz="0" w:space="0" w:color="auto"/>
        <w:right w:val="none" w:sz="0" w:space="0" w:color="auto"/>
      </w:divBdr>
    </w:div>
    <w:div w:id="1422485423">
      <w:bodyDiv w:val="1"/>
      <w:marLeft w:val="0"/>
      <w:marRight w:val="0"/>
      <w:marTop w:val="0"/>
      <w:marBottom w:val="0"/>
      <w:divBdr>
        <w:top w:val="none" w:sz="0" w:space="0" w:color="auto"/>
        <w:left w:val="none" w:sz="0" w:space="0" w:color="auto"/>
        <w:bottom w:val="none" w:sz="0" w:space="0" w:color="auto"/>
        <w:right w:val="none" w:sz="0" w:space="0" w:color="auto"/>
      </w:divBdr>
    </w:div>
    <w:div w:id="1459570461">
      <w:bodyDiv w:val="1"/>
      <w:marLeft w:val="0"/>
      <w:marRight w:val="0"/>
      <w:marTop w:val="0"/>
      <w:marBottom w:val="0"/>
      <w:divBdr>
        <w:top w:val="none" w:sz="0" w:space="0" w:color="auto"/>
        <w:left w:val="none" w:sz="0" w:space="0" w:color="auto"/>
        <w:bottom w:val="none" w:sz="0" w:space="0" w:color="auto"/>
        <w:right w:val="none" w:sz="0" w:space="0" w:color="auto"/>
      </w:divBdr>
    </w:div>
    <w:div w:id="1488861013">
      <w:bodyDiv w:val="1"/>
      <w:marLeft w:val="0"/>
      <w:marRight w:val="0"/>
      <w:marTop w:val="0"/>
      <w:marBottom w:val="0"/>
      <w:divBdr>
        <w:top w:val="none" w:sz="0" w:space="0" w:color="auto"/>
        <w:left w:val="none" w:sz="0" w:space="0" w:color="auto"/>
        <w:bottom w:val="none" w:sz="0" w:space="0" w:color="auto"/>
        <w:right w:val="none" w:sz="0" w:space="0" w:color="auto"/>
      </w:divBdr>
    </w:div>
    <w:div w:id="1517378665">
      <w:bodyDiv w:val="1"/>
      <w:marLeft w:val="0"/>
      <w:marRight w:val="0"/>
      <w:marTop w:val="0"/>
      <w:marBottom w:val="0"/>
      <w:divBdr>
        <w:top w:val="none" w:sz="0" w:space="0" w:color="auto"/>
        <w:left w:val="none" w:sz="0" w:space="0" w:color="auto"/>
        <w:bottom w:val="none" w:sz="0" w:space="0" w:color="auto"/>
        <w:right w:val="none" w:sz="0" w:space="0" w:color="auto"/>
      </w:divBdr>
    </w:div>
    <w:div w:id="1531213556">
      <w:bodyDiv w:val="1"/>
      <w:marLeft w:val="0"/>
      <w:marRight w:val="0"/>
      <w:marTop w:val="0"/>
      <w:marBottom w:val="0"/>
      <w:divBdr>
        <w:top w:val="none" w:sz="0" w:space="0" w:color="auto"/>
        <w:left w:val="none" w:sz="0" w:space="0" w:color="auto"/>
        <w:bottom w:val="none" w:sz="0" w:space="0" w:color="auto"/>
        <w:right w:val="none" w:sz="0" w:space="0" w:color="auto"/>
      </w:divBdr>
    </w:div>
    <w:div w:id="1567573146">
      <w:bodyDiv w:val="1"/>
      <w:marLeft w:val="0"/>
      <w:marRight w:val="0"/>
      <w:marTop w:val="0"/>
      <w:marBottom w:val="0"/>
      <w:divBdr>
        <w:top w:val="none" w:sz="0" w:space="0" w:color="auto"/>
        <w:left w:val="none" w:sz="0" w:space="0" w:color="auto"/>
        <w:bottom w:val="none" w:sz="0" w:space="0" w:color="auto"/>
        <w:right w:val="none" w:sz="0" w:space="0" w:color="auto"/>
      </w:divBdr>
    </w:div>
    <w:div w:id="1589345552">
      <w:bodyDiv w:val="1"/>
      <w:marLeft w:val="0"/>
      <w:marRight w:val="0"/>
      <w:marTop w:val="0"/>
      <w:marBottom w:val="0"/>
      <w:divBdr>
        <w:top w:val="none" w:sz="0" w:space="0" w:color="auto"/>
        <w:left w:val="none" w:sz="0" w:space="0" w:color="auto"/>
        <w:bottom w:val="none" w:sz="0" w:space="0" w:color="auto"/>
        <w:right w:val="none" w:sz="0" w:space="0" w:color="auto"/>
      </w:divBdr>
    </w:div>
    <w:div w:id="1653869699">
      <w:bodyDiv w:val="1"/>
      <w:marLeft w:val="0"/>
      <w:marRight w:val="0"/>
      <w:marTop w:val="0"/>
      <w:marBottom w:val="0"/>
      <w:divBdr>
        <w:top w:val="none" w:sz="0" w:space="0" w:color="auto"/>
        <w:left w:val="none" w:sz="0" w:space="0" w:color="auto"/>
        <w:bottom w:val="none" w:sz="0" w:space="0" w:color="auto"/>
        <w:right w:val="none" w:sz="0" w:space="0" w:color="auto"/>
      </w:divBdr>
    </w:div>
    <w:div w:id="1692023103">
      <w:bodyDiv w:val="1"/>
      <w:marLeft w:val="0"/>
      <w:marRight w:val="0"/>
      <w:marTop w:val="0"/>
      <w:marBottom w:val="0"/>
      <w:divBdr>
        <w:top w:val="none" w:sz="0" w:space="0" w:color="auto"/>
        <w:left w:val="none" w:sz="0" w:space="0" w:color="auto"/>
        <w:bottom w:val="none" w:sz="0" w:space="0" w:color="auto"/>
        <w:right w:val="none" w:sz="0" w:space="0" w:color="auto"/>
      </w:divBdr>
    </w:div>
    <w:div w:id="1718622941">
      <w:bodyDiv w:val="1"/>
      <w:marLeft w:val="0"/>
      <w:marRight w:val="0"/>
      <w:marTop w:val="0"/>
      <w:marBottom w:val="0"/>
      <w:divBdr>
        <w:top w:val="none" w:sz="0" w:space="0" w:color="auto"/>
        <w:left w:val="none" w:sz="0" w:space="0" w:color="auto"/>
        <w:bottom w:val="none" w:sz="0" w:space="0" w:color="auto"/>
        <w:right w:val="none" w:sz="0" w:space="0" w:color="auto"/>
      </w:divBdr>
    </w:div>
    <w:div w:id="1731416520">
      <w:bodyDiv w:val="1"/>
      <w:marLeft w:val="0"/>
      <w:marRight w:val="0"/>
      <w:marTop w:val="0"/>
      <w:marBottom w:val="0"/>
      <w:divBdr>
        <w:top w:val="none" w:sz="0" w:space="0" w:color="auto"/>
        <w:left w:val="none" w:sz="0" w:space="0" w:color="auto"/>
        <w:bottom w:val="none" w:sz="0" w:space="0" w:color="auto"/>
        <w:right w:val="none" w:sz="0" w:space="0" w:color="auto"/>
      </w:divBdr>
      <w:divsChild>
        <w:div w:id="448476226">
          <w:marLeft w:val="0"/>
          <w:marRight w:val="0"/>
          <w:marTop w:val="0"/>
          <w:marBottom w:val="0"/>
          <w:divBdr>
            <w:top w:val="none" w:sz="0" w:space="0" w:color="auto"/>
            <w:left w:val="none" w:sz="0" w:space="0" w:color="auto"/>
            <w:bottom w:val="none" w:sz="0" w:space="0" w:color="auto"/>
            <w:right w:val="none" w:sz="0" w:space="0" w:color="auto"/>
          </w:divBdr>
          <w:divsChild>
            <w:div w:id="336923366">
              <w:marLeft w:val="0"/>
              <w:marRight w:val="0"/>
              <w:marTop w:val="0"/>
              <w:marBottom w:val="0"/>
              <w:divBdr>
                <w:top w:val="none" w:sz="0" w:space="0" w:color="auto"/>
                <w:left w:val="none" w:sz="0" w:space="0" w:color="auto"/>
                <w:bottom w:val="none" w:sz="0" w:space="0" w:color="auto"/>
                <w:right w:val="none" w:sz="0" w:space="0" w:color="auto"/>
              </w:divBdr>
              <w:divsChild>
                <w:div w:id="490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472255">
      <w:bodyDiv w:val="1"/>
      <w:marLeft w:val="0"/>
      <w:marRight w:val="0"/>
      <w:marTop w:val="0"/>
      <w:marBottom w:val="0"/>
      <w:divBdr>
        <w:top w:val="none" w:sz="0" w:space="0" w:color="auto"/>
        <w:left w:val="none" w:sz="0" w:space="0" w:color="auto"/>
        <w:bottom w:val="none" w:sz="0" w:space="0" w:color="auto"/>
        <w:right w:val="none" w:sz="0" w:space="0" w:color="auto"/>
      </w:divBdr>
    </w:div>
    <w:div w:id="1773940072">
      <w:bodyDiv w:val="1"/>
      <w:marLeft w:val="0"/>
      <w:marRight w:val="0"/>
      <w:marTop w:val="0"/>
      <w:marBottom w:val="0"/>
      <w:divBdr>
        <w:top w:val="none" w:sz="0" w:space="0" w:color="auto"/>
        <w:left w:val="none" w:sz="0" w:space="0" w:color="auto"/>
        <w:bottom w:val="none" w:sz="0" w:space="0" w:color="auto"/>
        <w:right w:val="none" w:sz="0" w:space="0" w:color="auto"/>
      </w:divBdr>
    </w:div>
    <w:div w:id="1799253852">
      <w:bodyDiv w:val="1"/>
      <w:marLeft w:val="0"/>
      <w:marRight w:val="0"/>
      <w:marTop w:val="0"/>
      <w:marBottom w:val="0"/>
      <w:divBdr>
        <w:top w:val="none" w:sz="0" w:space="0" w:color="auto"/>
        <w:left w:val="none" w:sz="0" w:space="0" w:color="auto"/>
        <w:bottom w:val="none" w:sz="0" w:space="0" w:color="auto"/>
        <w:right w:val="none" w:sz="0" w:space="0" w:color="auto"/>
      </w:divBdr>
    </w:div>
    <w:div w:id="1801652896">
      <w:bodyDiv w:val="1"/>
      <w:marLeft w:val="0"/>
      <w:marRight w:val="0"/>
      <w:marTop w:val="0"/>
      <w:marBottom w:val="0"/>
      <w:divBdr>
        <w:top w:val="none" w:sz="0" w:space="0" w:color="auto"/>
        <w:left w:val="none" w:sz="0" w:space="0" w:color="auto"/>
        <w:bottom w:val="none" w:sz="0" w:space="0" w:color="auto"/>
        <w:right w:val="none" w:sz="0" w:space="0" w:color="auto"/>
      </w:divBdr>
      <w:divsChild>
        <w:div w:id="2146579482">
          <w:marLeft w:val="0"/>
          <w:marRight w:val="0"/>
          <w:marTop w:val="0"/>
          <w:marBottom w:val="0"/>
          <w:divBdr>
            <w:top w:val="none" w:sz="0" w:space="0" w:color="auto"/>
            <w:left w:val="none" w:sz="0" w:space="0" w:color="auto"/>
            <w:bottom w:val="none" w:sz="0" w:space="0" w:color="auto"/>
            <w:right w:val="none" w:sz="0" w:space="0" w:color="auto"/>
          </w:divBdr>
          <w:divsChild>
            <w:div w:id="549004357">
              <w:marLeft w:val="0"/>
              <w:marRight w:val="0"/>
              <w:marTop w:val="0"/>
              <w:marBottom w:val="0"/>
              <w:divBdr>
                <w:top w:val="none" w:sz="0" w:space="0" w:color="auto"/>
                <w:left w:val="none" w:sz="0" w:space="0" w:color="auto"/>
                <w:bottom w:val="none" w:sz="0" w:space="0" w:color="auto"/>
                <w:right w:val="none" w:sz="0" w:space="0" w:color="auto"/>
              </w:divBdr>
              <w:divsChild>
                <w:div w:id="209396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856272">
      <w:bodyDiv w:val="1"/>
      <w:marLeft w:val="0"/>
      <w:marRight w:val="0"/>
      <w:marTop w:val="0"/>
      <w:marBottom w:val="0"/>
      <w:divBdr>
        <w:top w:val="none" w:sz="0" w:space="0" w:color="auto"/>
        <w:left w:val="none" w:sz="0" w:space="0" w:color="auto"/>
        <w:bottom w:val="none" w:sz="0" w:space="0" w:color="auto"/>
        <w:right w:val="none" w:sz="0" w:space="0" w:color="auto"/>
      </w:divBdr>
    </w:div>
    <w:div w:id="1819229148">
      <w:bodyDiv w:val="1"/>
      <w:marLeft w:val="0"/>
      <w:marRight w:val="0"/>
      <w:marTop w:val="0"/>
      <w:marBottom w:val="0"/>
      <w:divBdr>
        <w:top w:val="none" w:sz="0" w:space="0" w:color="auto"/>
        <w:left w:val="none" w:sz="0" w:space="0" w:color="auto"/>
        <w:bottom w:val="none" w:sz="0" w:space="0" w:color="auto"/>
        <w:right w:val="none" w:sz="0" w:space="0" w:color="auto"/>
      </w:divBdr>
    </w:div>
    <w:div w:id="1863587673">
      <w:bodyDiv w:val="1"/>
      <w:marLeft w:val="0"/>
      <w:marRight w:val="0"/>
      <w:marTop w:val="0"/>
      <w:marBottom w:val="0"/>
      <w:divBdr>
        <w:top w:val="none" w:sz="0" w:space="0" w:color="auto"/>
        <w:left w:val="none" w:sz="0" w:space="0" w:color="auto"/>
        <w:bottom w:val="none" w:sz="0" w:space="0" w:color="auto"/>
        <w:right w:val="none" w:sz="0" w:space="0" w:color="auto"/>
      </w:divBdr>
    </w:div>
    <w:div w:id="1894123014">
      <w:bodyDiv w:val="1"/>
      <w:marLeft w:val="0"/>
      <w:marRight w:val="0"/>
      <w:marTop w:val="0"/>
      <w:marBottom w:val="0"/>
      <w:divBdr>
        <w:top w:val="none" w:sz="0" w:space="0" w:color="auto"/>
        <w:left w:val="none" w:sz="0" w:space="0" w:color="auto"/>
        <w:bottom w:val="none" w:sz="0" w:space="0" w:color="auto"/>
        <w:right w:val="none" w:sz="0" w:space="0" w:color="auto"/>
      </w:divBdr>
    </w:div>
    <w:div w:id="1896700367">
      <w:bodyDiv w:val="1"/>
      <w:marLeft w:val="0"/>
      <w:marRight w:val="0"/>
      <w:marTop w:val="0"/>
      <w:marBottom w:val="0"/>
      <w:divBdr>
        <w:top w:val="none" w:sz="0" w:space="0" w:color="auto"/>
        <w:left w:val="none" w:sz="0" w:space="0" w:color="auto"/>
        <w:bottom w:val="none" w:sz="0" w:space="0" w:color="auto"/>
        <w:right w:val="none" w:sz="0" w:space="0" w:color="auto"/>
      </w:divBdr>
    </w:div>
    <w:div w:id="1933513063">
      <w:bodyDiv w:val="1"/>
      <w:marLeft w:val="0"/>
      <w:marRight w:val="0"/>
      <w:marTop w:val="0"/>
      <w:marBottom w:val="0"/>
      <w:divBdr>
        <w:top w:val="none" w:sz="0" w:space="0" w:color="auto"/>
        <w:left w:val="none" w:sz="0" w:space="0" w:color="auto"/>
        <w:bottom w:val="none" w:sz="0" w:space="0" w:color="auto"/>
        <w:right w:val="none" w:sz="0" w:space="0" w:color="auto"/>
      </w:divBdr>
    </w:div>
    <w:div w:id="1951162373">
      <w:bodyDiv w:val="1"/>
      <w:marLeft w:val="0"/>
      <w:marRight w:val="0"/>
      <w:marTop w:val="0"/>
      <w:marBottom w:val="0"/>
      <w:divBdr>
        <w:top w:val="none" w:sz="0" w:space="0" w:color="auto"/>
        <w:left w:val="none" w:sz="0" w:space="0" w:color="auto"/>
        <w:bottom w:val="none" w:sz="0" w:space="0" w:color="auto"/>
        <w:right w:val="none" w:sz="0" w:space="0" w:color="auto"/>
      </w:divBdr>
    </w:div>
    <w:div w:id="1954170511">
      <w:bodyDiv w:val="1"/>
      <w:marLeft w:val="0"/>
      <w:marRight w:val="0"/>
      <w:marTop w:val="0"/>
      <w:marBottom w:val="0"/>
      <w:divBdr>
        <w:top w:val="none" w:sz="0" w:space="0" w:color="auto"/>
        <w:left w:val="none" w:sz="0" w:space="0" w:color="auto"/>
        <w:bottom w:val="none" w:sz="0" w:space="0" w:color="auto"/>
        <w:right w:val="none" w:sz="0" w:space="0" w:color="auto"/>
      </w:divBdr>
    </w:div>
    <w:div w:id="1956401376">
      <w:bodyDiv w:val="1"/>
      <w:marLeft w:val="0"/>
      <w:marRight w:val="0"/>
      <w:marTop w:val="0"/>
      <w:marBottom w:val="0"/>
      <w:divBdr>
        <w:top w:val="none" w:sz="0" w:space="0" w:color="auto"/>
        <w:left w:val="none" w:sz="0" w:space="0" w:color="auto"/>
        <w:bottom w:val="none" w:sz="0" w:space="0" w:color="auto"/>
        <w:right w:val="none" w:sz="0" w:space="0" w:color="auto"/>
      </w:divBdr>
    </w:div>
    <w:div w:id="2012222517">
      <w:bodyDiv w:val="1"/>
      <w:marLeft w:val="0"/>
      <w:marRight w:val="0"/>
      <w:marTop w:val="0"/>
      <w:marBottom w:val="0"/>
      <w:divBdr>
        <w:top w:val="none" w:sz="0" w:space="0" w:color="auto"/>
        <w:left w:val="none" w:sz="0" w:space="0" w:color="auto"/>
        <w:bottom w:val="none" w:sz="0" w:space="0" w:color="auto"/>
        <w:right w:val="none" w:sz="0" w:space="0" w:color="auto"/>
      </w:divBdr>
    </w:div>
    <w:div w:id="2025594260">
      <w:bodyDiv w:val="1"/>
      <w:marLeft w:val="0"/>
      <w:marRight w:val="0"/>
      <w:marTop w:val="0"/>
      <w:marBottom w:val="0"/>
      <w:divBdr>
        <w:top w:val="none" w:sz="0" w:space="0" w:color="auto"/>
        <w:left w:val="none" w:sz="0" w:space="0" w:color="auto"/>
        <w:bottom w:val="none" w:sz="0" w:space="0" w:color="auto"/>
        <w:right w:val="none" w:sz="0" w:space="0" w:color="auto"/>
      </w:divBdr>
    </w:div>
    <w:div w:id="2054842243">
      <w:bodyDiv w:val="1"/>
      <w:marLeft w:val="0"/>
      <w:marRight w:val="0"/>
      <w:marTop w:val="0"/>
      <w:marBottom w:val="0"/>
      <w:divBdr>
        <w:top w:val="none" w:sz="0" w:space="0" w:color="auto"/>
        <w:left w:val="none" w:sz="0" w:space="0" w:color="auto"/>
        <w:bottom w:val="none" w:sz="0" w:space="0" w:color="auto"/>
        <w:right w:val="none" w:sz="0" w:space="0" w:color="auto"/>
      </w:divBdr>
    </w:div>
    <w:div w:id="2068796912">
      <w:bodyDiv w:val="1"/>
      <w:marLeft w:val="0"/>
      <w:marRight w:val="0"/>
      <w:marTop w:val="0"/>
      <w:marBottom w:val="0"/>
      <w:divBdr>
        <w:top w:val="none" w:sz="0" w:space="0" w:color="auto"/>
        <w:left w:val="none" w:sz="0" w:space="0" w:color="auto"/>
        <w:bottom w:val="none" w:sz="0" w:space="0" w:color="auto"/>
        <w:right w:val="none" w:sz="0" w:space="0" w:color="auto"/>
      </w:divBdr>
    </w:div>
    <w:div w:id="214114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5281/zenodo.5574244" TargetMode="External"/><Relationship Id="rId18" Type="http://schemas.openxmlformats.org/officeDocument/2006/relationships/hyperlink" Target="https://doi.org/10.5281/zenodo.5574244" TargetMode="External"/><Relationship Id="rId26" Type="http://schemas.openxmlformats.org/officeDocument/2006/relationships/hyperlink" Target="https://artsandculture.google.com/asset/basket-of-fruit-caravaggio-michelangelo-merisi/MwEu3e99qoXUHA" TargetMode="External"/><Relationship Id="rId39" Type="http://schemas.openxmlformats.org/officeDocument/2006/relationships/hyperlink" Target="https://www.pioneerdj.com/en-au/product/effector/rmx-1000/black/overview/" TargetMode="External"/><Relationship Id="rId21" Type="http://schemas.openxmlformats.org/officeDocument/2006/relationships/hyperlink" Target="https://doi.org/10.5281/zenodo.5574244" TargetMode="External"/><Relationship Id="rId34" Type="http://schemas.openxmlformats.org/officeDocument/2006/relationships/hyperlink" Target="https://web.archive.org/web/20150704221317/https:/news.beatport.com/jeff-mills-sequence-interview/" TargetMode="External"/><Relationship Id="rId42" Type="http://schemas.openxmlformats.org/officeDocument/2006/relationships/hyperlink" Target="http://dx.doi.org/10.12801/1947-5403.2011.03.01.08" TargetMode="External"/><Relationship Id="rId47"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doi.org/10.5281/zenodo.5574244" TargetMode="External"/><Relationship Id="rId29" Type="http://schemas.openxmlformats.org/officeDocument/2006/relationships/hyperlink" Target="http://doi.org/10.1177/016344386008003002" TargetMode="External"/><Relationship Id="rId11" Type="http://schemas.openxmlformats.org/officeDocument/2006/relationships/image" Target="media/image1.png"/><Relationship Id="rId24" Type="http://schemas.openxmlformats.org/officeDocument/2006/relationships/hyperlink" Target="https://doi.org/10.1145/1056808.1056850" TargetMode="External"/><Relationship Id="rId32" Type="http://schemas.openxmlformats.org/officeDocument/2006/relationships/hyperlink" Target="http://doi.org/10.1017/s0261143020000665" TargetMode="External"/><Relationship Id="rId37" Type="http://schemas.openxmlformats.org/officeDocument/2006/relationships/hyperlink" Target="https://doi:10.1017/S0261143010000449" TargetMode="External"/><Relationship Id="rId40" Type="http://schemas.openxmlformats.org/officeDocument/2006/relationships/hyperlink" Target="https://www.youtube.com/watch?v=XCawU6BE8P8"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i.org/10.5281/zenodo.5574244" TargetMode="External"/><Relationship Id="rId23" Type="http://schemas.openxmlformats.org/officeDocument/2006/relationships/hyperlink" Target="https://doi.org/10.5281/zenodo.5574244" TargetMode="External"/><Relationship Id="rId28" Type="http://schemas.openxmlformats.org/officeDocument/2006/relationships/hyperlink" Target="https://ra.co/reviews/18029" TargetMode="External"/><Relationship Id="rId36" Type="http://schemas.openxmlformats.org/officeDocument/2006/relationships/hyperlink" Target="https://www.arpjournal.com/asarpwp/&#8216;you&#8217;re-not-a-real-dj-unless-you-play-vinyl&#8217;-&#8211;-technology-and-formats-&#8211;-the-progression-of-dance-music-and-dj-culture/" TargetMode="External"/><Relationship Id="rId49"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4.png"/><Relationship Id="rId31" Type="http://schemas.openxmlformats.org/officeDocument/2006/relationships/hyperlink" Target="https://pitchfork.com/reviews/albums/3771-de9-transitions/" TargetMode="External"/><Relationship Id="rId44" Type="http://schemas.openxmlformats.org/officeDocument/2006/relationships/hyperlink" Target="https://daily.redbullmusicacademy.com/2015/05/ron-murphy-feature"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hyperlink" Target="https://artsandculture.google.com/asset/apples-paul-c&#233;zanne/yAEUXsQdLx5tkA" TargetMode="External"/><Relationship Id="rId30" Type="http://schemas.openxmlformats.org/officeDocument/2006/relationships/hyperlink" Target="https://doi.org/10.12801/1947-5403.2011.02.01.03" TargetMode="External"/><Relationship Id="rId35" Type="http://schemas.openxmlformats.org/officeDocument/2006/relationships/hyperlink" Target="https://ra.co/features/3436" TargetMode="External"/><Relationship Id="rId43" Type="http://schemas.openxmlformats.org/officeDocument/2006/relationships/hyperlink" Target="https://www.gizmodo.com.au/2012/06/rant-all-djs-are-glorified-button-pushers/" TargetMode="External"/><Relationship Id="rId48"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i.org/10.5281/zenodo.5574244" TargetMode="External"/><Relationship Id="rId25" Type="http://schemas.openxmlformats.org/officeDocument/2006/relationships/hyperlink" Target="https://doi.org/10.5281/zenodo.5574244" TargetMode="External"/><Relationship Id="rId33" Type="http://schemas.openxmlformats.org/officeDocument/2006/relationships/hyperlink" Target="https://openresearch.lsbu.ac.uk/item/87945" TargetMode="External"/><Relationship Id="rId38" Type="http://schemas.openxmlformats.org/officeDocument/2006/relationships/hyperlink" Target="http://doi.org/10.12801/1947-5403.2011.02.01.01" TargetMode="External"/><Relationship Id="rId46" Type="http://schemas.openxmlformats.org/officeDocument/2006/relationships/footer" Target="footer2.xml"/><Relationship Id="rId20" Type="http://schemas.openxmlformats.org/officeDocument/2006/relationships/image" Target="media/image5.jpeg"/><Relationship Id="rId41" Type="http://schemas.openxmlformats.org/officeDocument/2006/relationships/hyperlink" Target="https://www.soundonsound.com/techniques/inside-track-sgt-peppers-lonely-hearts-club-band"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melbourne.vic.gov.au/arts-and-culture/strategies-support/funding/Pages/assistance-creatives-covid-19.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21</Pages>
  <Words>7812</Words>
  <Characters>44532</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Callander</dc:creator>
  <cp:keywords/>
  <dc:description/>
  <cp:lastModifiedBy>Mike Callander</cp:lastModifiedBy>
  <cp:revision>25</cp:revision>
  <cp:lastPrinted>2022-09-08T06:53:00Z</cp:lastPrinted>
  <dcterms:created xsi:type="dcterms:W3CDTF">2022-09-08T02:23:00Z</dcterms:created>
  <dcterms:modified xsi:type="dcterms:W3CDTF">2022-09-08T09:10:00Z</dcterms:modified>
</cp:coreProperties>
</file>